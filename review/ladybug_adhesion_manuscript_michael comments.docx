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0A0683" w14:textId="77777777" w:rsidR="007840FA" w:rsidRDefault="00E14F3D">
      <w:pPr>
        <w:spacing w:after="116" w:line="392" w:lineRule="auto"/>
        <w:ind w:left="0" w:firstLine="0"/>
        <w:jc w:val="center"/>
      </w:pPr>
      <w:r>
        <w:rPr>
          <w:sz w:val="41"/>
        </w:rPr>
        <w:t>Shape of adhesive fluid controls insect adhesion in air and underwater</w:t>
      </w:r>
    </w:p>
    <w:p w14:paraId="21A89E6B" w14:textId="77777777" w:rsidR="007840FA" w:rsidRDefault="00E14F3D">
      <w:pPr>
        <w:spacing w:after="250" w:line="259" w:lineRule="auto"/>
        <w:ind w:left="289" w:firstLine="0"/>
        <w:jc w:val="left"/>
      </w:pPr>
      <w:r>
        <w:rPr>
          <w:sz w:val="29"/>
        </w:rPr>
        <w:t xml:space="preserve">Pranav </w:t>
      </w:r>
      <w:proofErr w:type="spellStart"/>
      <w:proofErr w:type="gramStart"/>
      <w:r>
        <w:rPr>
          <w:sz w:val="29"/>
        </w:rPr>
        <w:t>Sudersan</w:t>
      </w:r>
      <w:proofErr w:type="spellEnd"/>
      <w:r>
        <w:rPr>
          <w:sz w:val="29"/>
        </w:rPr>
        <w:t>,</w:t>
      </w:r>
      <w:r>
        <w:rPr>
          <w:rFonts w:ascii="Cambria" w:eastAsia="Cambria" w:hAnsi="Cambria" w:cs="Cambria"/>
          <w:sz w:val="29"/>
          <w:vertAlign w:val="superscript"/>
        </w:rPr>
        <w:t>†</w:t>
      </w:r>
      <w:proofErr w:type="gramEnd"/>
      <w:r>
        <w:rPr>
          <w:rFonts w:ascii="Cambria" w:eastAsia="Cambria" w:hAnsi="Cambria" w:cs="Cambria"/>
          <w:sz w:val="29"/>
          <w:vertAlign w:val="superscript"/>
        </w:rPr>
        <w:t xml:space="preserve"> </w:t>
      </w:r>
      <w:r>
        <w:rPr>
          <w:sz w:val="29"/>
        </w:rPr>
        <w:t xml:space="preserve">Michael </w:t>
      </w:r>
      <w:proofErr w:type="spellStart"/>
      <w:r>
        <w:rPr>
          <w:sz w:val="29"/>
        </w:rPr>
        <w:t>Kappl</w:t>
      </w:r>
      <w:proofErr w:type="spellEnd"/>
      <w:r>
        <w:rPr>
          <w:sz w:val="29"/>
        </w:rPr>
        <w:t>,</w:t>
      </w:r>
      <w:r>
        <w:rPr>
          <w:rFonts w:ascii="Cambria" w:eastAsia="Cambria" w:hAnsi="Cambria" w:cs="Cambria"/>
          <w:sz w:val="29"/>
          <w:vertAlign w:val="superscript"/>
        </w:rPr>
        <w:t xml:space="preserve">† </w:t>
      </w:r>
      <w:r>
        <w:rPr>
          <w:sz w:val="29"/>
        </w:rPr>
        <w:t>Thomas Endlein,</w:t>
      </w:r>
      <w:r>
        <w:rPr>
          <w:rFonts w:ascii="Cambria" w:eastAsia="Cambria" w:hAnsi="Cambria" w:cs="Cambria"/>
          <w:sz w:val="29"/>
          <w:vertAlign w:val="superscript"/>
        </w:rPr>
        <w:t xml:space="preserve">† </w:t>
      </w:r>
      <w:r>
        <w:rPr>
          <w:sz w:val="29"/>
        </w:rPr>
        <w:t>Bat-El Pinchasik,</w:t>
      </w:r>
      <w:r>
        <w:rPr>
          <w:rFonts w:ascii="Cambria" w:eastAsia="Cambria" w:hAnsi="Cambria" w:cs="Cambria"/>
          <w:sz w:val="29"/>
          <w:vertAlign w:val="superscript"/>
        </w:rPr>
        <w:t xml:space="preserve">‡ </w:t>
      </w:r>
      <w:r>
        <w:rPr>
          <w:sz w:val="29"/>
        </w:rPr>
        <w:t>and</w:t>
      </w:r>
    </w:p>
    <w:p w14:paraId="5CD225A4" w14:textId="77777777" w:rsidR="007840FA" w:rsidRDefault="00E14F3D">
      <w:pPr>
        <w:spacing w:after="439" w:line="259" w:lineRule="auto"/>
        <w:ind w:left="0" w:right="10" w:firstLine="0"/>
        <w:jc w:val="center"/>
      </w:pPr>
      <w:r>
        <w:rPr>
          <w:sz w:val="29"/>
        </w:rPr>
        <w:t>Hans-Jürgen Butt</w:t>
      </w:r>
      <w:proofErr w:type="gramStart"/>
      <w:r>
        <w:rPr>
          <w:rFonts w:ascii="Cambria" w:eastAsia="Cambria" w:hAnsi="Cambria" w:cs="Cambria"/>
          <w:sz w:val="29"/>
          <w:vertAlign w:val="superscript"/>
        </w:rPr>
        <w:t>∗</w:t>
      </w:r>
      <w:r>
        <w:rPr>
          <w:sz w:val="29"/>
          <w:vertAlign w:val="superscript"/>
        </w:rPr>
        <w:t>,</w:t>
      </w:r>
      <w:r>
        <w:rPr>
          <w:rFonts w:ascii="Cambria" w:eastAsia="Cambria" w:hAnsi="Cambria" w:cs="Cambria"/>
          <w:sz w:val="29"/>
          <w:vertAlign w:val="superscript"/>
        </w:rPr>
        <w:t>†</w:t>
      </w:r>
      <w:proofErr w:type="gramEnd"/>
    </w:p>
    <w:p w14:paraId="04FAFC51" w14:textId="77777777" w:rsidR="007840FA" w:rsidRDefault="00E14F3D">
      <w:pPr>
        <w:spacing w:after="177" w:line="259" w:lineRule="auto"/>
        <w:ind w:left="147"/>
      </w:pPr>
      <w:r>
        <w:rPr>
          <w:rFonts w:ascii="Cambria" w:eastAsia="Cambria" w:hAnsi="Cambria" w:cs="Cambria"/>
        </w:rPr>
        <w:t>†</w:t>
      </w:r>
      <w:r>
        <w:rPr>
          <w:i/>
        </w:rPr>
        <w:t xml:space="preserve">Max Planck Institute for Polymer Research, </w:t>
      </w:r>
      <w:proofErr w:type="spellStart"/>
      <w:r>
        <w:rPr>
          <w:i/>
        </w:rPr>
        <w:t>Ackermannweg</w:t>
      </w:r>
      <w:proofErr w:type="spellEnd"/>
      <w:r>
        <w:rPr>
          <w:i/>
        </w:rPr>
        <w:t xml:space="preserve"> 10, 55128 Mainz, Germany</w:t>
      </w:r>
    </w:p>
    <w:p w14:paraId="2BAE6CF2" w14:textId="77777777" w:rsidR="007840FA" w:rsidRDefault="00E14F3D">
      <w:pPr>
        <w:spacing w:after="397" w:line="259" w:lineRule="auto"/>
        <w:ind w:left="0" w:firstLine="0"/>
        <w:jc w:val="center"/>
      </w:pPr>
      <w:r>
        <w:rPr>
          <w:rFonts w:ascii="Cambria" w:eastAsia="Cambria" w:hAnsi="Cambria" w:cs="Cambria"/>
        </w:rPr>
        <w:t>‡</w:t>
      </w:r>
      <w:r>
        <w:rPr>
          <w:i/>
        </w:rPr>
        <w:t>Tel Aviv University, Tel Aviv-Yafo, Israel</w:t>
      </w:r>
    </w:p>
    <w:p w14:paraId="5D963842" w14:textId="77777777" w:rsidR="007840FA" w:rsidRDefault="00E14F3D">
      <w:pPr>
        <w:spacing w:after="163" w:line="259" w:lineRule="auto"/>
        <w:ind w:left="0" w:firstLine="0"/>
        <w:jc w:val="center"/>
      </w:pPr>
      <w:r>
        <w:t>E-mail: butt@mpip-mainz.mpg.de</w:t>
      </w:r>
    </w:p>
    <w:p w14:paraId="66F92C97" w14:textId="77777777" w:rsidR="007840FA" w:rsidRDefault="00E14F3D">
      <w:pPr>
        <w:spacing w:after="478" w:line="265" w:lineRule="auto"/>
        <w:jc w:val="center"/>
      </w:pPr>
      <w:r>
        <w:t>Phone: +49 6131 379 111. Fax: +49 6131 379 310</w:t>
      </w:r>
    </w:p>
    <w:p w14:paraId="00309D49" w14:textId="77777777" w:rsidR="007840FA" w:rsidRDefault="00E14F3D">
      <w:pPr>
        <w:spacing w:after="295" w:line="259" w:lineRule="auto"/>
        <w:ind w:left="0" w:firstLine="0"/>
        <w:jc w:val="center"/>
      </w:pPr>
      <w:r>
        <w:rPr>
          <w:sz w:val="22"/>
        </w:rPr>
        <w:t>Abstract</w:t>
      </w:r>
    </w:p>
    <w:p w14:paraId="640EB9BB" w14:textId="77777777" w:rsidR="007840FA" w:rsidRDefault="00E14F3D">
      <w:pPr>
        <w:spacing w:after="0" w:line="410" w:lineRule="auto"/>
        <w:ind w:left="585" w:right="585" w:firstLine="325"/>
      </w:pPr>
      <w:r>
        <w:rPr>
          <w:sz w:val="22"/>
        </w:rPr>
        <w:t xml:space="preserve">Insects like beetles and flies can stick to various surfaces using hairy pads mediated by adhesive fluid. The pads can even attach underwater, presumably due to an air bubble trapped around the pad. There is however a lack of understanding on the exact role of the bubble for underwater adhesion. Here, we develop a simple theoretical model to estimate the net adhesion of a hairy pad due to capillary forces. We perform </w:t>
      </w:r>
      <w:proofErr w:type="spellStart"/>
      <w:r>
        <w:rPr>
          <w:i/>
          <w:sz w:val="22"/>
        </w:rPr>
        <w:t>invivo</w:t>
      </w:r>
      <w:proofErr w:type="spellEnd"/>
      <w:r>
        <w:rPr>
          <w:i/>
          <w:sz w:val="22"/>
        </w:rPr>
        <w:t xml:space="preserve"> </w:t>
      </w:r>
      <w:r>
        <w:rPr>
          <w:sz w:val="22"/>
        </w:rPr>
        <w:t>adhesion measurements of a constrained ladybug pad as well as image its contact against smooth hydrophilic and hydrophobic substrates in air and underwater conditions. Our experiments reveal that on hydrophobic substrates, even without a bubble, the pad can show adhesion underwater comparable to that in air. Only on hydrophilic substrates, a trapped bubble is essential to generate adhesion underwater. Based on the model, this observation is explained qualitatively. Our results demonstrate that capillary forces in insects are primarily governed by the shape of the adhesive fluid and can help understand its adhesion in both air and underwater conditions.</w:t>
      </w:r>
    </w:p>
    <w:p w14:paraId="23F82E54" w14:textId="77777777" w:rsidR="007840FA" w:rsidRDefault="00E14F3D">
      <w:pPr>
        <w:pStyle w:val="Heading1"/>
        <w:ind w:left="542" w:hanging="557"/>
      </w:pPr>
      <w:r>
        <w:lastRenderedPageBreak/>
        <w:t>Introduction</w:t>
      </w:r>
    </w:p>
    <w:p w14:paraId="031603E4" w14:textId="77777777" w:rsidR="007840FA" w:rsidRDefault="00E14F3D">
      <w:pPr>
        <w:spacing w:after="112" w:line="259" w:lineRule="auto"/>
        <w:ind w:left="-5"/>
      </w:pPr>
      <w:r>
        <w:t xml:space="preserve">The question of how insects can walk on walls against gravity </w:t>
      </w:r>
      <w:commentRangeStart w:id="0"/>
      <w:commentRangeStart w:id="1"/>
      <w:r>
        <w:t>has fascinated scientific cu-</w:t>
      </w:r>
    </w:p>
    <w:p w14:paraId="7E9FFE38" w14:textId="77777777" w:rsidR="007840FA" w:rsidRDefault="00E14F3D">
      <w:pPr>
        <w:spacing w:after="25"/>
        <w:ind w:left="-5"/>
      </w:pPr>
      <w:proofErr w:type="spellStart"/>
      <w:r>
        <w:t>riosity</w:t>
      </w:r>
      <w:proofErr w:type="spellEnd"/>
      <w:r>
        <w:t xml:space="preserve"> </w:t>
      </w:r>
      <w:commentRangeEnd w:id="0"/>
      <w:r w:rsidR="00F22614">
        <w:rPr>
          <w:rStyle w:val="CommentReference"/>
        </w:rPr>
        <w:commentReference w:id="0"/>
      </w:r>
      <w:commentRangeEnd w:id="1"/>
      <w:r w:rsidR="00B231B6">
        <w:rPr>
          <w:rStyle w:val="CommentReference"/>
        </w:rPr>
        <w:commentReference w:id="1"/>
      </w:r>
      <w:r>
        <w:t>for at least the past three centuries</w:t>
      </w:r>
      <w:r>
        <w:rPr>
          <w:vertAlign w:val="superscript"/>
        </w:rPr>
        <w:t>1,2</w:t>
      </w:r>
      <w:r>
        <w:t xml:space="preserve">. We now know </w:t>
      </w:r>
      <w:commentRangeStart w:id="2"/>
      <w:commentRangeStart w:id="3"/>
      <w:r>
        <w:t>that animals primarily have two kinds of adhesive organs</w:t>
      </w:r>
      <w:commentRangeEnd w:id="2"/>
      <w:r w:rsidR="00F22614">
        <w:rPr>
          <w:rStyle w:val="CommentReference"/>
        </w:rPr>
        <w:commentReference w:id="2"/>
      </w:r>
      <w:commentRangeEnd w:id="3"/>
      <w:r w:rsidR="00FC2A3F">
        <w:rPr>
          <w:rStyle w:val="CommentReference"/>
        </w:rPr>
        <w:commentReference w:id="3"/>
      </w:r>
      <w:r>
        <w:t xml:space="preserve"> for locomotion: 1) “smooth pads” such as in ants, crickets and 2) “hairy pads” such as in flies and geckos. The hairy pad design has many advantages. They show: 1) compliance to rough surfaces due to their lower effective modulus, 2) angle dependent adhesion due to asymmetric hair geometry and 3) self-cleaning capability</w:t>
      </w:r>
      <w:r>
        <w:rPr>
          <w:vertAlign w:val="superscript"/>
        </w:rPr>
        <w:t>3</w:t>
      </w:r>
      <w:r>
        <w:t>. Many of these insects pads also secrete an adhesive fluid as seen in flies and ants</w:t>
      </w:r>
      <w:r>
        <w:rPr>
          <w:vertAlign w:val="superscript"/>
        </w:rPr>
        <w:t xml:space="preserve">4 </w:t>
      </w:r>
      <w:r>
        <w:t xml:space="preserve">(“wet adhesion”), while some such as spiders and geckos rely solely on their dry hairy pads for attachment (“dry adhesion”). </w:t>
      </w:r>
      <w:del w:id="4" w:author="Michael Kappl" w:date="2020-11-16T09:10:00Z">
        <w:r w:rsidDel="00F22614">
          <w:delText xml:space="preserve">Under </w:delText>
        </w:r>
      </w:del>
      <w:ins w:id="5" w:author="Michael Kappl" w:date="2020-11-16T09:10:00Z">
        <w:r w:rsidR="00F22614">
          <w:t xml:space="preserve">In </w:t>
        </w:r>
      </w:ins>
      <w:r>
        <w:t xml:space="preserve">the “wet adhesion” </w:t>
      </w:r>
      <w:del w:id="6" w:author="Michael Kappl" w:date="2020-11-16T09:10:00Z">
        <w:r w:rsidDel="00F22614">
          <w:delText>model</w:delText>
        </w:r>
      </w:del>
      <w:ins w:id="7" w:author="Michael Kappl" w:date="2020-11-16T09:10:00Z">
        <w:r w:rsidR="00F22614">
          <w:t>case</w:t>
        </w:r>
      </w:ins>
      <w:r>
        <w:t>, fluid secretion can facilitate adhesion through surface tension and viscous forces</w:t>
      </w:r>
      <w:r>
        <w:rPr>
          <w:vertAlign w:val="superscript"/>
        </w:rPr>
        <w:t>5</w:t>
      </w:r>
      <w:r>
        <w:t xml:space="preserve">, on the other hand “dry adhesion” </w:t>
      </w:r>
      <w:del w:id="8" w:author="Michael Kappl" w:date="2020-11-16T09:11:00Z">
        <w:r w:rsidDel="00F22614">
          <w:delText>is mediated</w:delText>
        </w:r>
      </w:del>
      <w:ins w:id="9" w:author="Michael Kappl" w:date="2020-11-16T09:11:00Z">
        <w:r w:rsidR="00F22614">
          <w:t>relies</w:t>
        </w:r>
      </w:ins>
      <w:r>
        <w:t xml:space="preserve"> mostly by van der Waals forces</w:t>
      </w:r>
      <w:r>
        <w:rPr>
          <w:vertAlign w:val="superscript"/>
        </w:rPr>
        <w:t>6</w:t>
      </w:r>
      <w:r>
        <w:t>.</w:t>
      </w:r>
    </w:p>
    <w:p w14:paraId="5AE8939E" w14:textId="77777777" w:rsidR="007840FA" w:rsidRDefault="00E14F3D">
      <w:pPr>
        <w:ind w:left="-15" w:firstLine="351"/>
      </w:pPr>
      <w:r>
        <w:t>Most terrestrial beetles such as the dock beetle or ladybug have hairy pads consisting of a dense array of hair like structures called setae. The tip</w:t>
      </w:r>
      <w:del w:id="10" w:author="Michael Kappl" w:date="2020-11-16T09:11:00Z">
        <w:r w:rsidDel="00F22614">
          <w:delText>s</w:delText>
        </w:r>
      </w:del>
      <w:r>
        <w:t xml:space="preserve"> of each seta secrete ~ 1</w:t>
      </w:r>
      <w:r>
        <w:rPr>
          <w:sz w:val="37"/>
          <w:vertAlign w:val="subscript"/>
        </w:rPr>
        <w:t>μ</w:t>
      </w:r>
      <w:r>
        <w:t>m</w:t>
      </w:r>
      <w:r>
        <w:rPr>
          <w:vertAlign w:val="superscript"/>
        </w:rPr>
        <w:t>3</w:t>
      </w:r>
      <w:r>
        <w:t>of oily adhesive fluid</w:t>
      </w:r>
      <w:r>
        <w:rPr>
          <w:vertAlign w:val="superscript"/>
        </w:rPr>
        <w:t>7</w:t>
      </w:r>
      <w:r>
        <w:t>, whose composition is mostly long chain n-alkanes in C-23 to C-27 range</w:t>
      </w:r>
      <w:r>
        <w:rPr>
          <w:vertAlign w:val="superscript"/>
        </w:rPr>
        <w:t>8</w:t>
      </w:r>
      <w:r>
        <w:t xml:space="preserve">. The setae </w:t>
      </w:r>
      <w:ins w:id="11" w:author="Michael Kappl" w:date="2020-11-16T09:12:00Z">
        <w:r w:rsidR="00F22614">
          <w:t xml:space="preserve">tips </w:t>
        </w:r>
      </w:ins>
      <w:r>
        <w:t>have a distribution of geometries such as discoidal, spatula or pointed shaped</w:t>
      </w:r>
      <w:del w:id="12" w:author="Michael Kappl" w:date="2020-11-16T09:12:00Z">
        <w:r w:rsidDel="00F22614">
          <w:delText xml:space="preserve"> tips</w:delText>
        </w:r>
      </w:del>
      <w:ins w:id="13" w:author="Michael Kappl" w:date="2020-11-16T09:12:00Z">
        <w:r w:rsidR="00F22614">
          <w:t>,</w:t>
        </w:r>
      </w:ins>
      <w:r>
        <w:t xml:space="preserve"> depending on the pad, sex and species</w:t>
      </w:r>
      <w:r>
        <w:rPr>
          <w:vertAlign w:val="superscript"/>
        </w:rPr>
        <w:t>9</w:t>
      </w:r>
      <w:r>
        <w:t>. Single seta force measurements reveal that discoidal shaped seta show larger pull-off force than spatula and pointed setae</w:t>
      </w:r>
      <w:r>
        <w:rPr>
          <w:vertAlign w:val="superscript"/>
        </w:rPr>
        <w:t>10</w:t>
      </w:r>
      <w:r>
        <w:t>, illustrating the role of hair geometry on adhesion. A recent study</w:t>
      </w:r>
      <w:r>
        <w:rPr>
          <w:vertAlign w:val="superscript"/>
        </w:rPr>
        <w:t xml:space="preserve">11 </w:t>
      </w:r>
      <w:r>
        <w:t xml:space="preserve">based on an </w:t>
      </w:r>
      <w:proofErr w:type="spellStart"/>
      <w:r>
        <w:t>elastocapillary</w:t>
      </w:r>
      <w:proofErr w:type="spellEnd"/>
      <w:r>
        <w:t xml:space="preserve"> model has been able to reasonably predict single seta adhesion forces theoretically, confirming the dominant role of surface tension in the “wet adhesion” of beetles.</w:t>
      </w:r>
    </w:p>
    <w:p w14:paraId="27740D1C" w14:textId="77777777" w:rsidR="007840FA" w:rsidRDefault="00E14F3D">
      <w:pPr>
        <w:ind w:left="-15" w:firstLine="351"/>
      </w:pPr>
      <w:r>
        <w:t>While most of the studies on beetles and other animals have focused on terrestrial conditions in air, animal attachment in underwater conditions has been relatively unexplored. Typically, underwater adhesion is complicated to achieve due to the difficulty in displacing the water layer and enable good contact</w:t>
      </w:r>
      <w:r>
        <w:rPr>
          <w:vertAlign w:val="superscript"/>
        </w:rPr>
        <w:t>12</w:t>
      </w:r>
      <w:r>
        <w:t>. Regardless, geckos show the remarkable behavior, where its shear adhesion force on hydrophobic substrates are similar in both air and underwater conditions. Interestingly, its adhesion on a fluorinated substrate is larger underwater than in air</w:t>
      </w:r>
      <w:r>
        <w:rPr>
          <w:vertAlign w:val="superscript"/>
        </w:rPr>
        <w:t>13</w:t>
      </w:r>
      <w:r>
        <w:t xml:space="preserve">. This has </w:t>
      </w:r>
      <w:r>
        <w:lastRenderedPageBreak/>
        <w:t xml:space="preserve">been partially explained by a thermodynamic work of adhesion model assuming </w:t>
      </w:r>
      <w:ins w:id="14" w:author="Michael Kappl" w:date="2020-11-16T09:14:00Z">
        <w:r w:rsidR="00F22614">
          <w:t xml:space="preserve">full displacement of water leading to </w:t>
        </w:r>
      </w:ins>
      <w:r>
        <w:t>dry contact of hairs</w:t>
      </w:r>
      <w:r>
        <w:rPr>
          <w:vertAlign w:val="superscript"/>
        </w:rPr>
        <w:t>14</w:t>
      </w:r>
      <w:r>
        <w:t>. A study on leaf beetles</w:t>
      </w:r>
      <w:r>
        <w:rPr>
          <w:vertAlign w:val="superscript"/>
        </w:rPr>
        <w:t xml:space="preserve">15 </w:t>
      </w:r>
      <w:r>
        <w:t xml:space="preserve">has also revealed that beetles can attach well to surfaces underwater. Its hairy pad traps an air bubble underwater which </w:t>
      </w:r>
      <w:proofErr w:type="spellStart"/>
      <w:r>
        <w:t>dewets</w:t>
      </w:r>
      <w:proofErr w:type="spellEnd"/>
      <w:r>
        <w:t xml:space="preserve"> the surface on contact. It has been hypothesized that a combination of capillary forces due the air bubble and direct contact of hairs within the </w:t>
      </w:r>
      <w:proofErr w:type="spellStart"/>
      <w:r>
        <w:t>dewetted</w:t>
      </w:r>
      <w:proofErr w:type="spellEnd"/>
      <w:r>
        <w:t xml:space="preserve"> zone results in attachment. However, a detailed investigation of this phenomena is lacking.</w:t>
      </w:r>
    </w:p>
    <w:p w14:paraId="2A27B68D" w14:textId="77777777" w:rsidR="007840FA" w:rsidRDefault="00E14F3D">
      <w:pPr>
        <w:spacing w:after="644"/>
        <w:ind w:left="-15" w:firstLine="351"/>
      </w:pPr>
      <w:r>
        <w:t>The goal of this paper is to provide a general unified picture of insect adhesion in both air and underwater conditions to substrates with different wettability. We focus our attention towards insects with hairy pads relying on a</w:t>
      </w:r>
      <w:ins w:id="15" w:author="Michael Kappl" w:date="2020-11-16T09:15:00Z">
        <w:r w:rsidR="00F22614">
          <w:t>n</w:t>
        </w:r>
      </w:ins>
      <w:r>
        <w:t xml:space="preserve"> adhesive fluid for attachment. </w:t>
      </w:r>
      <w:commentRangeStart w:id="16"/>
      <w:r>
        <w:t xml:space="preserve">Firstly, we develop a simple theoretical model considering capillary forces to predict the net adhesion force of a hairy pad under different conditions. Secondly, we perform adhesion measurements of a single constrained pad of a live ladybug beetle in air and underwater conditions to validate our model predictions. </w:t>
      </w:r>
      <w:commentRangeEnd w:id="16"/>
      <w:r w:rsidR="00F22614">
        <w:rPr>
          <w:rStyle w:val="CommentReference"/>
        </w:rPr>
        <w:commentReference w:id="16"/>
      </w:r>
      <w:r>
        <w:t xml:space="preserve">The experiments are performed on smooth glass and fluorinated surfaces with a simultaneous </w:t>
      </w:r>
      <w:ins w:id="17" w:author="Michael Kappl" w:date="2020-11-16T09:16:00Z">
        <w:r w:rsidR="00F22614">
          <w:t xml:space="preserve">video microscopy </w:t>
        </w:r>
      </w:ins>
      <w:r>
        <w:t>observation of the contact process. Finally, we discuss key insights gained from our model and experiments as well as possible implications in understanding adhesion in other animals.</w:t>
      </w:r>
    </w:p>
    <w:p w14:paraId="50930EB9" w14:textId="77777777" w:rsidR="007840FA" w:rsidRDefault="00E14F3D">
      <w:pPr>
        <w:pStyle w:val="Heading1"/>
        <w:spacing w:after="429"/>
        <w:ind w:left="542" w:hanging="557"/>
      </w:pPr>
      <w:r>
        <w:t>Theoretical</w:t>
      </w:r>
    </w:p>
    <w:p w14:paraId="34A89E55" w14:textId="77777777" w:rsidR="007840FA" w:rsidRDefault="00E14F3D">
      <w:pPr>
        <w:pStyle w:val="Heading2"/>
        <w:spacing w:after="268"/>
        <w:ind w:left="704" w:hanging="719"/>
      </w:pPr>
      <w:r>
        <w:t>Capillary Bridge Model</w:t>
      </w:r>
    </w:p>
    <w:p w14:paraId="43CEF586" w14:textId="33ECDD8E" w:rsidR="007840FA" w:rsidRDefault="00E14F3D">
      <w:pPr>
        <w:ind w:left="-5"/>
      </w:pPr>
      <w:r>
        <w:t>We model the hairy pad system as an array of N cylindrical rods of length L and diameter</w:t>
      </w:r>
      <w:del w:id="18" w:author="Michael Kappl" w:date="2020-11-16T09:19:00Z">
        <w:r w:rsidDel="00E810B3">
          <w:delText>,</w:delText>
        </w:r>
      </w:del>
      <w:r>
        <w:t xml:space="preserve"> D</w:t>
      </w:r>
      <w:r>
        <w:rPr>
          <w:vertAlign w:val="subscript"/>
        </w:rPr>
        <w:t>h</w:t>
      </w:r>
      <w:ins w:id="19" w:author="Michael Kappl" w:date="2020-11-16T09:19:00Z">
        <w:r w:rsidR="00E810B3">
          <w:t>,</w:t>
        </w:r>
      </w:ins>
      <w:r>
        <w:rPr>
          <w:vertAlign w:val="subscript"/>
        </w:rPr>
        <w:t xml:space="preserve"> </w:t>
      </w:r>
      <w:r>
        <w:t xml:space="preserve">fixed to a flat circular base of </w:t>
      </w:r>
      <w:ins w:id="20" w:author="Michael Kappl" w:date="2020-11-16T09:19:00Z">
        <w:r w:rsidR="00E810B3">
          <w:t xml:space="preserve">pad </w:t>
        </w:r>
      </w:ins>
      <w:r>
        <w:t xml:space="preserve">diameter </w:t>
      </w:r>
      <w:proofErr w:type="spellStart"/>
      <w:r>
        <w:t>D</w:t>
      </w:r>
      <w:r>
        <w:rPr>
          <w:vertAlign w:val="subscript"/>
        </w:rPr>
        <w:t>p</w:t>
      </w:r>
      <w:proofErr w:type="spellEnd"/>
      <w:r>
        <w:rPr>
          <w:vertAlign w:val="subscript"/>
        </w:rPr>
        <w:t xml:space="preserve"> </w:t>
      </w:r>
      <w:r>
        <w:t>as shown in figure 1. For simplicity, we assume both hairs and the pad to be perfectly rigid. The tip of each cylindrical hair has a</w:t>
      </w:r>
      <w:ins w:id="21" w:author="Michael Kappl" w:date="2020-11-16T09:19:00Z">
        <w:r w:rsidR="00E810B3">
          <w:t>n</w:t>
        </w:r>
      </w:ins>
      <w:r>
        <w:t xml:space="preserve"> adhesive fluid of volume </w:t>
      </w:r>
      <w:proofErr w:type="spellStart"/>
      <w:r>
        <w:t>V</w:t>
      </w:r>
      <w:r>
        <w:rPr>
          <w:vertAlign w:val="subscript"/>
        </w:rPr>
        <w:t>f</w:t>
      </w:r>
      <w:proofErr w:type="spellEnd"/>
      <w:r>
        <w:rPr>
          <w:vertAlign w:val="subscript"/>
        </w:rPr>
        <w:t xml:space="preserve"> </w:t>
      </w:r>
      <w:r>
        <w:t>making contact with the substrate. The fluid is assumed to be pinned to the circumference of the hair and forms a capillary bridge of height d with the substrate. In order to model the contact in both air and underwater conditions, we consider three types of contacts:</w:t>
      </w:r>
    </w:p>
    <w:p w14:paraId="75ADFCEE" w14:textId="77777777" w:rsidR="007840FA" w:rsidRDefault="00E14F3D">
      <w:pPr>
        <w:numPr>
          <w:ilvl w:val="0"/>
          <w:numId w:val="1"/>
        </w:numPr>
        <w:spacing w:after="387" w:line="259" w:lineRule="auto"/>
        <w:ind w:hanging="299"/>
      </w:pPr>
      <w:r>
        <w:rPr>
          <w:i/>
        </w:rPr>
        <w:lastRenderedPageBreak/>
        <w:t xml:space="preserve">Air contact </w:t>
      </w:r>
      <w:r>
        <w:t xml:space="preserve">- All hairs and </w:t>
      </w:r>
      <w:commentRangeStart w:id="22"/>
      <w:commentRangeStart w:id="23"/>
      <w:r>
        <w:t xml:space="preserve">liquid </w:t>
      </w:r>
      <w:commentRangeEnd w:id="22"/>
      <w:r w:rsidR="00E810B3">
        <w:rPr>
          <w:rStyle w:val="CommentReference"/>
        </w:rPr>
        <w:commentReference w:id="22"/>
      </w:r>
      <w:commentRangeEnd w:id="23"/>
      <w:r w:rsidR="003214C6">
        <w:rPr>
          <w:rStyle w:val="CommentReference"/>
        </w:rPr>
        <w:commentReference w:id="23"/>
      </w:r>
      <w:r>
        <w:t>bridges are surrounded by air</w:t>
      </w:r>
    </w:p>
    <w:p w14:paraId="2ECD1BD7" w14:textId="77777777" w:rsidR="007840FA" w:rsidRDefault="00E14F3D">
      <w:pPr>
        <w:numPr>
          <w:ilvl w:val="0"/>
          <w:numId w:val="1"/>
        </w:numPr>
        <w:spacing w:after="400" w:line="259" w:lineRule="auto"/>
        <w:ind w:hanging="299"/>
      </w:pPr>
      <w:r>
        <w:rPr>
          <w:i/>
        </w:rPr>
        <w:t xml:space="preserve">Underwater: Wet contact </w:t>
      </w:r>
      <w:r>
        <w:t>- All hairs and liquid bridges are surrounded by water</w:t>
      </w:r>
    </w:p>
    <w:p w14:paraId="0DB1D7CE" w14:textId="5AAC1A74" w:rsidR="007840FA" w:rsidRDefault="00E14F3D">
      <w:pPr>
        <w:numPr>
          <w:ilvl w:val="0"/>
          <w:numId w:val="1"/>
        </w:numPr>
        <w:spacing w:after="210"/>
        <w:ind w:hanging="299"/>
      </w:pPr>
      <w:r>
        <w:rPr>
          <w:i/>
        </w:rPr>
        <w:t xml:space="preserve">Underwater: Bubble contact </w:t>
      </w:r>
      <w:r>
        <w:t xml:space="preserve">- A bubble of volume </w:t>
      </w:r>
      <w:proofErr w:type="spellStart"/>
      <w:r>
        <w:t>V</w:t>
      </w:r>
      <w:r>
        <w:rPr>
          <w:vertAlign w:val="subscript"/>
        </w:rPr>
        <w:t>b</w:t>
      </w:r>
      <w:proofErr w:type="spellEnd"/>
      <w:r>
        <w:rPr>
          <w:vertAlign w:val="subscript"/>
        </w:rPr>
        <w:t xml:space="preserve"> </w:t>
      </w:r>
      <w:r>
        <w:t xml:space="preserve">is trapped between the hairs. The </w:t>
      </w:r>
      <w:commentRangeStart w:id="24"/>
      <w:r>
        <w:t>bubble is pinned to pad circumference</w:t>
      </w:r>
      <w:commentRangeEnd w:id="24"/>
      <w:r w:rsidR="00A572BF">
        <w:rPr>
          <w:rStyle w:val="CommentReference"/>
        </w:rPr>
        <w:commentReference w:id="24"/>
      </w:r>
      <w:r>
        <w:t xml:space="preserve">. Liquid bridges </w:t>
      </w:r>
      <w:ins w:id="25" w:author="Michael Kappl" w:date="2020-11-16T09:28:00Z">
        <w:r w:rsidR="00A572BF">
          <w:t xml:space="preserve">forming with the substrate within </w:t>
        </w:r>
      </w:ins>
      <w:del w:id="26" w:author="Michael Kappl" w:date="2020-11-16T09:28:00Z">
        <w:r w:rsidDel="00A572BF">
          <w:delText xml:space="preserve">inside </w:delText>
        </w:r>
      </w:del>
      <w:r>
        <w:t xml:space="preserve">the bubble are surrounded by air while the ones </w:t>
      </w:r>
      <w:ins w:id="27" w:author="Michael Kappl" w:date="2020-11-16T09:29:00Z">
        <w:r w:rsidR="00A572BF">
          <w:t xml:space="preserve">forming contact </w:t>
        </w:r>
      </w:ins>
      <w:r>
        <w:t>outside the bubble are surrounded by water.</w:t>
      </w:r>
    </w:p>
    <w:p w14:paraId="7AB0C55C" w14:textId="54B94B62" w:rsidR="007840FA" w:rsidRDefault="00E14F3D">
      <w:pPr>
        <w:ind w:left="-5"/>
      </w:pPr>
      <w:r>
        <w:t xml:space="preserve">Let </w:t>
      </w:r>
      <w:proofErr w:type="spellStart"/>
      <w:r>
        <w:t>V</w:t>
      </w:r>
      <w:r>
        <w:rPr>
          <w:vertAlign w:val="subscript"/>
        </w:rPr>
        <w:t>f</w:t>
      </w:r>
      <w:proofErr w:type="spellEnd"/>
      <w:r>
        <w:rPr>
          <w:vertAlign w:val="subscript"/>
        </w:rPr>
        <w:t xml:space="preserve"> </w:t>
      </w:r>
      <w:r>
        <w:t>= 4/3</w:t>
      </w:r>
      <w:r>
        <w:rPr>
          <w:sz w:val="37"/>
          <w:vertAlign w:val="subscript"/>
        </w:rPr>
        <w:t>π</w:t>
      </w:r>
      <w:r>
        <w:t>s</w:t>
      </w:r>
      <w:r>
        <w:rPr>
          <w:vertAlign w:val="subscript"/>
        </w:rPr>
        <w:t>f</w:t>
      </w:r>
      <w:r>
        <w:rPr>
          <w:vertAlign w:val="superscript"/>
        </w:rPr>
        <w:t>3</w:t>
      </w:r>
      <w:r>
        <w:t xml:space="preserve">and </w:t>
      </w:r>
      <w:proofErr w:type="spellStart"/>
      <w:r>
        <w:t>V</w:t>
      </w:r>
      <w:r>
        <w:rPr>
          <w:vertAlign w:val="subscript"/>
        </w:rPr>
        <w:t>b</w:t>
      </w:r>
      <w:proofErr w:type="spellEnd"/>
      <w:r>
        <w:rPr>
          <w:vertAlign w:val="subscript"/>
        </w:rPr>
        <w:t xml:space="preserve"> </w:t>
      </w:r>
      <w:r>
        <w:t>= 4/3</w:t>
      </w:r>
      <w:r>
        <w:rPr>
          <w:sz w:val="37"/>
          <w:vertAlign w:val="subscript"/>
        </w:rPr>
        <w:t>π</w:t>
      </w:r>
      <w:r>
        <w:t>s</w:t>
      </w:r>
      <w:r>
        <w:rPr>
          <w:vertAlign w:val="subscript"/>
        </w:rPr>
        <w:t>b</w:t>
      </w:r>
      <w:r>
        <w:rPr>
          <w:vertAlign w:val="superscript"/>
        </w:rPr>
        <w:t>3</w:t>
      </w:r>
      <w:r>
        <w:t>, where s</w:t>
      </w:r>
      <w:r>
        <w:rPr>
          <w:vertAlign w:val="subscript"/>
        </w:rPr>
        <w:t xml:space="preserve">f </w:t>
      </w:r>
      <w:r>
        <w:t>and s</w:t>
      </w:r>
      <w:r>
        <w:rPr>
          <w:vertAlign w:val="subscript"/>
        </w:rPr>
        <w:t xml:space="preserve">b </w:t>
      </w:r>
      <w:r>
        <w:t xml:space="preserve">are the radii of spheres with equivalent volumes. Fluid and bubble sizes are assumed to scale proportionally in a “self-similar” manner relative to </w:t>
      </w:r>
      <w:del w:id="28" w:author="Michael Kappl" w:date="2020-11-16T09:30:00Z">
        <w:r w:rsidDel="00A572BF">
          <w:delText xml:space="preserve">its </w:delText>
        </w:r>
      </w:del>
      <w:ins w:id="29" w:author="Michael Kappl" w:date="2020-11-16T09:30:00Z">
        <w:r w:rsidR="00A572BF">
          <w:t xml:space="preserve">their </w:t>
        </w:r>
      </w:ins>
      <w:r>
        <w:t xml:space="preserve">pinned contact size. We thus define the size parameters </w:t>
      </w:r>
      <w:proofErr w:type="spellStart"/>
      <w:r>
        <w:rPr>
          <w:rFonts w:ascii="Cambria" w:eastAsia="Cambria" w:hAnsi="Cambria" w:cs="Cambria"/>
          <w:i/>
        </w:rPr>
        <w:t>φ</w:t>
      </w:r>
      <w:r>
        <w:rPr>
          <w:vertAlign w:val="subscript"/>
        </w:rPr>
        <w:t>f</w:t>
      </w:r>
      <w:proofErr w:type="spellEnd"/>
      <w:r>
        <w:rPr>
          <w:vertAlign w:val="subscript"/>
        </w:rPr>
        <w:t xml:space="preserve"> </w:t>
      </w:r>
      <w:r>
        <w:t>= D</w:t>
      </w:r>
      <w:r>
        <w:rPr>
          <w:vertAlign w:val="subscript"/>
        </w:rPr>
        <w:t>f</w:t>
      </w:r>
      <w:r>
        <w:t>/2s</w:t>
      </w:r>
      <w:r>
        <w:rPr>
          <w:vertAlign w:val="subscript"/>
        </w:rPr>
        <w:t xml:space="preserve">f </w:t>
      </w:r>
      <w:r>
        <w:t xml:space="preserve">and </w:t>
      </w:r>
      <w:proofErr w:type="spellStart"/>
      <w:r>
        <w:rPr>
          <w:rFonts w:ascii="Cambria" w:eastAsia="Cambria" w:hAnsi="Cambria" w:cs="Cambria"/>
          <w:i/>
        </w:rPr>
        <w:t>φ</w:t>
      </w:r>
      <w:r>
        <w:rPr>
          <w:vertAlign w:val="subscript"/>
        </w:rPr>
        <w:t>b</w:t>
      </w:r>
      <w:proofErr w:type="spellEnd"/>
      <w:r>
        <w:rPr>
          <w:vertAlign w:val="subscript"/>
        </w:rPr>
        <w:t xml:space="preserve"> </w:t>
      </w:r>
      <w:r>
        <w:t>= D</w:t>
      </w:r>
      <w:r>
        <w:rPr>
          <w:vertAlign w:val="subscript"/>
        </w:rPr>
        <w:t>b</w:t>
      </w:r>
      <w:r>
        <w:t>/2s</w:t>
      </w:r>
      <w:r>
        <w:rPr>
          <w:vertAlign w:val="subscript"/>
        </w:rPr>
        <w:t>b</w:t>
      </w:r>
      <w:r>
        <w:t xml:space="preserve">for the fluid and bubble respectively to conveniently scale their sizes relative to the corresponding hair and pad diameters they are pinned to. The tip of the hairs are at a distance d from the </w:t>
      </w:r>
      <w:proofErr w:type="spellStart"/>
      <w:r>
        <w:t>the</w:t>
      </w:r>
      <w:proofErr w:type="spellEnd"/>
      <w:r>
        <w:t xml:space="preserve"> substrate.</w:t>
      </w:r>
    </w:p>
    <w:p w14:paraId="6A905E38" w14:textId="77777777" w:rsidR="007840FA" w:rsidRDefault="00E14F3D">
      <w:pPr>
        <w:spacing w:after="573"/>
        <w:ind w:left="361"/>
      </w:pPr>
      <w:r>
        <w:t>The net adhesion force for case 1 and 2 can be calculated as:</w:t>
      </w:r>
    </w:p>
    <w:p w14:paraId="3F7B77AA" w14:textId="77777777" w:rsidR="007840FA" w:rsidRDefault="00E14F3D">
      <w:pPr>
        <w:tabs>
          <w:tab w:val="center" w:pos="4667"/>
          <w:tab w:val="right" w:pos="9360"/>
        </w:tabs>
        <w:spacing w:after="387" w:line="259" w:lineRule="auto"/>
        <w:ind w:left="0" w:right="-15" w:firstLine="0"/>
        <w:jc w:val="left"/>
      </w:pPr>
      <w:r>
        <w:rPr>
          <w:sz w:val="22"/>
        </w:rPr>
        <w:tab/>
      </w:r>
      <w:proofErr w:type="spellStart"/>
      <w:r>
        <w:rPr>
          <w:rFonts w:ascii="Cambria" w:eastAsia="Cambria" w:hAnsi="Cambria" w:cs="Cambria"/>
          <w:i/>
        </w:rPr>
        <w:t>F</w:t>
      </w:r>
      <w:r>
        <w:rPr>
          <w:rFonts w:ascii="Cambria" w:eastAsia="Cambria" w:hAnsi="Cambria" w:cs="Cambria"/>
          <w:i/>
          <w:vertAlign w:val="subscript"/>
        </w:rPr>
        <w:t>net</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Nf</w:t>
      </w:r>
      <w:proofErr w:type="spellEnd"/>
      <w:r>
        <w:rPr>
          <w:rFonts w:ascii="Cambria" w:eastAsia="Cambria" w:hAnsi="Cambria" w:cs="Cambria"/>
          <w:i/>
        </w:rPr>
        <w:tab/>
      </w:r>
      <w:r>
        <w:t>(1)</w:t>
      </w:r>
    </w:p>
    <w:p w14:paraId="7EAA8F1E" w14:textId="77777777" w:rsidR="007840FA" w:rsidRDefault="00E14F3D">
      <w:pPr>
        <w:ind w:left="-15" w:firstLine="351"/>
      </w:pPr>
      <w:r>
        <w:t>Here, f is capillary force by a single fluid bridge at distance d, and N is the total number of hairs</w:t>
      </w:r>
    </w:p>
    <w:p w14:paraId="70417459" w14:textId="77777777" w:rsidR="007840FA" w:rsidRDefault="00E14F3D">
      <w:pPr>
        <w:spacing w:after="632"/>
        <w:ind w:left="361"/>
      </w:pPr>
      <w:r>
        <w:t>For case 3, the net adhesion force is given by:</w:t>
      </w:r>
    </w:p>
    <w:p w14:paraId="1A195D51" w14:textId="77777777" w:rsidR="007840FA" w:rsidRDefault="00E14F3D">
      <w:pPr>
        <w:tabs>
          <w:tab w:val="center" w:pos="4675"/>
          <w:tab w:val="right" w:pos="9360"/>
        </w:tabs>
        <w:spacing w:after="420" w:line="270" w:lineRule="auto"/>
        <w:ind w:left="0" w:right="-15" w:firstLine="0"/>
        <w:jc w:val="left"/>
      </w:pPr>
      <w:r>
        <w:rPr>
          <w:sz w:val="22"/>
        </w:rPr>
        <w:tab/>
      </w:r>
      <w:proofErr w:type="spellStart"/>
      <w:r>
        <w:rPr>
          <w:rFonts w:ascii="Cambria" w:eastAsia="Cambria" w:hAnsi="Cambria" w:cs="Cambria"/>
          <w:i/>
        </w:rPr>
        <w:t>F</w:t>
      </w:r>
      <w:r>
        <w:rPr>
          <w:rFonts w:ascii="Cambria" w:eastAsia="Cambria" w:hAnsi="Cambria" w:cs="Cambria"/>
          <w:i/>
          <w:sz w:val="16"/>
        </w:rPr>
        <w:t>net</w:t>
      </w:r>
      <w:proofErr w:type="spellEnd"/>
      <w:r>
        <w:rPr>
          <w:rFonts w:ascii="Cambria" w:eastAsia="Cambria" w:hAnsi="Cambria" w:cs="Cambria"/>
          <w:i/>
          <w:sz w:val="16"/>
        </w:rPr>
        <w:t xml:space="preserve"> </w:t>
      </w:r>
      <w:r>
        <w:rPr>
          <w:rFonts w:ascii="Cambria" w:eastAsia="Cambria" w:hAnsi="Cambria" w:cs="Cambria"/>
        </w:rPr>
        <w:t xml:space="preserve">= </w:t>
      </w:r>
      <w:proofErr w:type="spellStart"/>
      <w:r>
        <w:rPr>
          <w:rFonts w:ascii="Cambria" w:eastAsia="Cambria" w:hAnsi="Cambria" w:cs="Cambria"/>
          <w:i/>
        </w:rPr>
        <w:t>N</w:t>
      </w:r>
      <w:r>
        <w:rPr>
          <w:rFonts w:ascii="Cambria" w:eastAsia="Cambria" w:hAnsi="Cambria" w:cs="Cambria"/>
          <w:i/>
          <w:sz w:val="16"/>
        </w:rPr>
        <w:t>insidebubble</w:t>
      </w:r>
      <w:r>
        <w:rPr>
          <w:rFonts w:ascii="Cambria" w:eastAsia="Cambria" w:hAnsi="Cambria" w:cs="Cambria"/>
          <w:i/>
        </w:rPr>
        <w:t>f</w:t>
      </w:r>
      <w:r>
        <w:rPr>
          <w:rFonts w:ascii="Cambria" w:eastAsia="Cambria" w:hAnsi="Cambria" w:cs="Cambria"/>
          <w:i/>
          <w:sz w:val="16"/>
        </w:rPr>
        <w:t>air</w:t>
      </w:r>
      <w:proofErr w:type="spellEnd"/>
      <w:r>
        <w:rPr>
          <w:rFonts w:ascii="Cambria" w:eastAsia="Cambria" w:hAnsi="Cambria" w:cs="Cambria"/>
          <w:i/>
          <w:sz w:val="16"/>
        </w:rPr>
        <w:t xml:space="preserve"> </w:t>
      </w:r>
      <w:r>
        <w:rPr>
          <w:rFonts w:ascii="Cambria" w:eastAsia="Cambria" w:hAnsi="Cambria" w:cs="Cambria"/>
        </w:rPr>
        <w:t xml:space="preserve">+ </w:t>
      </w:r>
      <w:proofErr w:type="spellStart"/>
      <w:r>
        <w:rPr>
          <w:rFonts w:ascii="Cambria" w:eastAsia="Cambria" w:hAnsi="Cambria" w:cs="Cambria"/>
          <w:i/>
        </w:rPr>
        <w:t>N</w:t>
      </w:r>
      <w:r>
        <w:rPr>
          <w:rFonts w:ascii="Cambria" w:eastAsia="Cambria" w:hAnsi="Cambria" w:cs="Cambria"/>
          <w:i/>
          <w:sz w:val="16"/>
        </w:rPr>
        <w:t>outsidebubble</w:t>
      </w:r>
      <w:r>
        <w:rPr>
          <w:rFonts w:ascii="Cambria" w:eastAsia="Cambria" w:hAnsi="Cambria" w:cs="Cambria"/>
          <w:i/>
        </w:rPr>
        <w:t>f</w:t>
      </w:r>
      <w:r>
        <w:rPr>
          <w:rFonts w:ascii="Cambria" w:eastAsia="Cambria" w:hAnsi="Cambria" w:cs="Cambria"/>
          <w:i/>
          <w:sz w:val="16"/>
        </w:rPr>
        <w:t>water</w:t>
      </w:r>
      <w:proofErr w:type="spellEnd"/>
      <w:r>
        <w:rPr>
          <w:rFonts w:ascii="Cambria" w:eastAsia="Cambria" w:hAnsi="Cambria" w:cs="Cambria"/>
          <w:i/>
          <w:sz w:val="16"/>
        </w:rPr>
        <w:t xml:space="preserve"> </w:t>
      </w:r>
      <w:r>
        <w:rPr>
          <w:rFonts w:ascii="Cambria" w:eastAsia="Cambria" w:hAnsi="Cambria" w:cs="Cambria"/>
        </w:rPr>
        <w:t xml:space="preserve">+ </w:t>
      </w:r>
      <w:proofErr w:type="spellStart"/>
      <w:r>
        <w:rPr>
          <w:rFonts w:ascii="Cambria" w:eastAsia="Cambria" w:hAnsi="Cambria" w:cs="Cambria"/>
          <w:i/>
        </w:rPr>
        <w:t>f</w:t>
      </w:r>
      <w:r>
        <w:rPr>
          <w:rFonts w:ascii="Cambria" w:eastAsia="Cambria" w:hAnsi="Cambria" w:cs="Cambria"/>
          <w:i/>
          <w:sz w:val="16"/>
        </w:rPr>
        <w:t>bubble</w:t>
      </w:r>
      <w:proofErr w:type="spellEnd"/>
      <w:r>
        <w:rPr>
          <w:rFonts w:ascii="Cambria" w:eastAsia="Cambria" w:hAnsi="Cambria" w:cs="Cambria"/>
          <w:i/>
          <w:sz w:val="16"/>
        </w:rPr>
        <w:tab/>
      </w:r>
      <w:r>
        <w:t>(2)</w:t>
      </w:r>
    </w:p>
    <w:p w14:paraId="5A1D9DF4" w14:textId="471DF67E" w:rsidR="007840FA" w:rsidRDefault="00E14F3D">
      <w:pPr>
        <w:spacing w:after="186"/>
        <w:ind w:left="-15" w:firstLine="351"/>
      </w:pPr>
      <w:r>
        <w:t xml:space="preserve">Here, </w:t>
      </w:r>
      <w:commentRangeStart w:id="30"/>
      <w:proofErr w:type="spellStart"/>
      <w:r>
        <w:t>N</w:t>
      </w:r>
      <w:r>
        <w:rPr>
          <w:vertAlign w:val="subscript"/>
        </w:rPr>
        <w:t>inside</w:t>
      </w:r>
      <w:proofErr w:type="spellEnd"/>
      <w:r>
        <w:rPr>
          <w:vertAlign w:val="subscript"/>
        </w:rPr>
        <w:t xml:space="preserve"> </w:t>
      </w:r>
      <w:proofErr w:type="spellStart"/>
      <w:r>
        <w:rPr>
          <w:vertAlign w:val="subscript"/>
        </w:rPr>
        <w:t>bubble</w:t>
      </w:r>
      <w:r>
        <w:t>and</w:t>
      </w:r>
      <w:proofErr w:type="spellEnd"/>
      <w:r>
        <w:t xml:space="preserve"> </w:t>
      </w:r>
      <w:proofErr w:type="spellStart"/>
      <w:r>
        <w:t>N</w:t>
      </w:r>
      <w:r>
        <w:rPr>
          <w:vertAlign w:val="subscript"/>
        </w:rPr>
        <w:t>outside</w:t>
      </w:r>
      <w:proofErr w:type="spellEnd"/>
      <w:r>
        <w:rPr>
          <w:vertAlign w:val="subscript"/>
        </w:rPr>
        <w:t xml:space="preserve"> </w:t>
      </w:r>
      <w:proofErr w:type="spellStart"/>
      <w:r>
        <w:rPr>
          <w:vertAlign w:val="subscript"/>
        </w:rPr>
        <w:t>bubble</w:t>
      </w:r>
      <w:commentRangeEnd w:id="30"/>
      <w:r w:rsidR="00A572BF">
        <w:rPr>
          <w:rStyle w:val="CommentReference"/>
        </w:rPr>
        <w:commentReference w:id="30"/>
      </w:r>
      <w:r>
        <w:t>are</w:t>
      </w:r>
      <w:proofErr w:type="spellEnd"/>
      <w:r>
        <w:t xml:space="preserve"> the number of hairs inside and outside the bubble respectively. </w:t>
      </w:r>
      <w:proofErr w:type="spellStart"/>
      <w:r>
        <w:t>f</w:t>
      </w:r>
      <w:r>
        <w:rPr>
          <w:vertAlign w:val="subscript"/>
        </w:rPr>
        <w:t>air</w:t>
      </w:r>
      <w:r>
        <w:t>and</w:t>
      </w:r>
      <w:proofErr w:type="spellEnd"/>
      <w:r>
        <w:t xml:space="preserve"> </w:t>
      </w:r>
      <w:proofErr w:type="spellStart"/>
      <w:r>
        <w:t>f</w:t>
      </w:r>
      <w:r>
        <w:rPr>
          <w:vertAlign w:val="subscript"/>
        </w:rPr>
        <w:t>water</w:t>
      </w:r>
      <w:proofErr w:type="spellEnd"/>
      <w:r>
        <w:rPr>
          <w:vertAlign w:val="subscript"/>
        </w:rPr>
        <w:t xml:space="preserve"> </w:t>
      </w:r>
      <w:r>
        <w:t xml:space="preserve">are the capillary forces at distance d of a fluid bridge inside and outside the bubble surrounded by air and water </w:t>
      </w:r>
      <w:proofErr w:type="gramStart"/>
      <w:r>
        <w:t>respectively ,</w:t>
      </w:r>
      <w:proofErr w:type="gramEnd"/>
      <w:r>
        <w:t xml:space="preserve"> and </w:t>
      </w:r>
      <w:proofErr w:type="spellStart"/>
      <w:r>
        <w:t>f</w:t>
      </w:r>
      <w:r>
        <w:rPr>
          <w:vertAlign w:val="subscript"/>
        </w:rPr>
        <w:t>bubble</w:t>
      </w:r>
      <w:proofErr w:type="spellEnd"/>
      <w:r>
        <w:rPr>
          <w:vertAlign w:val="subscript"/>
        </w:rPr>
        <w:t xml:space="preserve"> </w:t>
      </w:r>
      <w:r>
        <w:t xml:space="preserve">is the capillary force contribution </w:t>
      </w:r>
      <w:r>
        <w:lastRenderedPageBreak/>
        <w:t xml:space="preserve">due to the bubble meniscus alone. Force </w:t>
      </w:r>
      <w:del w:id="31" w:author="Michael Kappl" w:date="2020-11-16T09:33:00Z">
        <w:r w:rsidDel="00A572BF">
          <w:delText>due to a</w:delText>
        </w:r>
      </w:del>
      <w:ins w:id="32" w:author="Michael Kappl" w:date="2020-11-16T09:33:00Z">
        <w:r w:rsidR="00A572BF">
          <w:t>versus distance for</w:t>
        </w:r>
      </w:ins>
      <w:r>
        <w:t xml:space="preserve"> single capillary bridge is calculated by numerical simulations, described in 2.2 and used to obtain </w:t>
      </w:r>
      <w:proofErr w:type="spellStart"/>
      <w:r>
        <w:t>F</w:t>
      </w:r>
      <w:r>
        <w:rPr>
          <w:vertAlign w:val="subscript"/>
        </w:rPr>
        <w:t>net</w:t>
      </w:r>
      <w:proofErr w:type="spellEnd"/>
      <w:r>
        <w:rPr>
          <w:vertAlign w:val="subscript"/>
        </w:rPr>
        <w:t xml:space="preserve"> </w:t>
      </w:r>
      <w:r>
        <w:t xml:space="preserve">as a function of d for each type of contact. </w:t>
      </w:r>
      <w:ins w:id="33" w:author="Michael Kappl" w:date="2020-11-16T09:34:00Z">
        <w:r w:rsidR="00A572BF">
          <w:t xml:space="preserve">The </w:t>
        </w:r>
      </w:ins>
      <w:del w:id="34" w:author="Michael Kappl" w:date="2020-11-16T09:34:00Z">
        <w:r w:rsidDel="00A572BF">
          <w:delText>A</w:delText>
        </w:r>
      </w:del>
      <w:ins w:id="35" w:author="Michael Kappl" w:date="2020-11-16T09:34:00Z">
        <w:r w:rsidR="00A572BF">
          <w:t>a</w:t>
        </w:r>
      </w:ins>
      <w:r>
        <w:t xml:space="preserve">dhesion force of the </w:t>
      </w:r>
      <w:ins w:id="36" w:author="Michael Kappl" w:date="2020-11-16T09:34:00Z">
        <w:r w:rsidR="00A572BF">
          <w:t xml:space="preserve">full </w:t>
        </w:r>
      </w:ins>
      <w:r>
        <w:t xml:space="preserve">hairy pad system is </w:t>
      </w:r>
      <w:del w:id="37" w:author="Michael Kappl" w:date="2020-11-16T09:34:00Z">
        <w:r w:rsidDel="00A572BF">
          <w:delText xml:space="preserve">further </w:delText>
        </w:r>
      </w:del>
      <w:ins w:id="38" w:author="Michael Kappl" w:date="2020-11-16T09:34:00Z">
        <w:r w:rsidR="00A572BF">
          <w:t xml:space="preserve">then </w:t>
        </w:r>
      </w:ins>
      <w:r>
        <w:t>obtained from the minima of the respective force-distance curves.</w:t>
      </w:r>
    </w:p>
    <w:p w14:paraId="3D4175F4" w14:textId="692BF6A6" w:rsidR="007840FA" w:rsidRDefault="00E14F3D">
      <w:pPr>
        <w:spacing w:after="310"/>
        <w:ind w:left="-15" w:firstLine="351"/>
      </w:pPr>
      <w:del w:id="39" w:author="Michael Kappl" w:date="2020-11-16T09:35:00Z">
        <w:r w:rsidDel="00A572BF">
          <w:delText>One should note that w</w:delText>
        </w:r>
      </w:del>
      <w:ins w:id="40" w:author="Michael Kappl" w:date="2020-11-16T09:35:00Z">
        <w:r w:rsidR="00A572BF">
          <w:t>W</w:t>
        </w:r>
      </w:ins>
      <w:r>
        <w:t xml:space="preserve">e have considered </w:t>
      </w:r>
      <w:proofErr w:type="spellStart"/>
      <w:r>
        <w:t>f</w:t>
      </w:r>
      <w:r>
        <w:rPr>
          <w:vertAlign w:val="subscript"/>
        </w:rPr>
        <w:t>air</w:t>
      </w:r>
      <w:r>
        <w:t>and</w:t>
      </w:r>
      <w:proofErr w:type="spellEnd"/>
      <w:r>
        <w:t xml:space="preserve"> </w:t>
      </w:r>
      <w:proofErr w:type="spellStart"/>
      <w:r>
        <w:t>f</w:t>
      </w:r>
      <w:r>
        <w:rPr>
          <w:vertAlign w:val="subscript"/>
        </w:rPr>
        <w:t>water</w:t>
      </w:r>
      <w:proofErr w:type="spellEnd"/>
      <w:r>
        <w:rPr>
          <w:vertAlign w:val="subscript"/>
        </w:rPr>
        <w:t xml:space="preserve"> </w:t>
      </w:r>
      <w:r>
        <w:t>to be distinct terms because the capillary force by the adhesive fluid will be different in air and water due to its different contact angles and interfacial tensions. Using the Young-Dupre equations, one can derive the following relation for the contact angle of the adhesive fluid underwater:</w:t>
      </w:r>
    </w:p>
    <w:p w14:paraId="1356E317" w14:textId="77777777" w:rsidR="007840FA" w:rsidRDefault="00E14F3D">
      <w:pPr>
        <w:tabs>
          <w:tab w:val="center" w:pos="4761"/>
          <w:tab w:val="right" w:pos="9360"/>
        </w:tabs>
        <w:spacing w:after="219" w:line="259" w:lineRule="auto"/>
        <w:ind w:left="0" w:right="-15" w:firstLine="0"/>
        <w:jc w:val="left"/>
      </w:pPr>
      <w:r>
        <w:rPr>
          <w:sz w:val="22"/>
        </w:rPr>
        <w:tab/>
      </w:r>
      <w:r>
        <w:rPr>
          <w:noProof/>
        </w:rPr>
        <w:drawing>
          <wp:inline distT="0" distB="0" distL="0" distR="0" wp14:anchorId="078E64C4" wp14:editId="7CBC73CA">
            <wp:extent cx="2176272" cy="362712"/>
            <wp:effectExtent l="0" t="0" r="0" b="0"/>
            <wp:docPr id="38813" name="Picture 38813"/>
            <wp:cNvGraphicFramePr/>
            <a:graphic xmlns:a="http://schemas.openxmlformats.org/drawingml/2006/main">
              <a:graphicData uri="http://schemas.openxmlformats.org/drawingml/2006/picture">
                <pic:pic xmlns:pic="http://schemas.openxmlformats.org/drawingml/2006/picture">
                  <pic:nvPicPr>
                    <pic:cNvPr id="38813" name="Picture 38813"/>
                    <pic:cNvPicPr/>
                  </pic:nvPicPr>
                  <pic:blipFill>
                    <a:blip r:embed="rId11"/>
                    <a:stretch>
                      <a:fillRect/>
                    </a:stretch>
                  </pic:blipFill>
                  <pic:spPr>
                    <a:xfrm>
                      <a:off x="0" y="0"/>
                      <a:ext cx="2176272" cy="362712"/>
                    </a:xfrm>
                    <a:prstGeom prst="rect">
                      <a:avLst/>
                    </a:prstGeom>
                  </pic:spPr>
                </pic:pic>
              </a:graphicData>
            </a:graphic>
          </wp:inline>
        </w:drawing>
      </w:r>
      <w:r>
        <w:tab/>
        <w:t>(3)</w:t>
      </w:r>
    </w:p>
    <w:p w14:paraId="0752ADD8" w14:textId="77777777" w:rsidR="007840FA" w:rsidRDefault="00E14F3D">
      <w:pPr>
        <w:spacing w:after="131" w:line="303" w:lineRule="auto"/>
        <w:ind w:left="-15" w:firstLine="351"/>
      </w:pPr>
      <w:r>
        <w:t xml:space="preserve">Here, </w:t>
      </w:r>
      <w:proofErr w:type="spellStart"/>
      <w:r>
        <w:rPr>
          <w:sz w:val="37"/>
          <w:vertAlign w:val="subscript"/>
        </w:rPr>
        <w:t>θ</w:t>
      </w:r>
      <w:r>
        <w:rPr>
          <w:vertAlign w:val="subscript"/>
        </w:rPr>
        <w:t>fw</w:t>
      </w:r>
      <w:r>
        <w:t>and</w:t>
      </w:r>
      <w:proofErr w:type="spellEnd"/>
      <w:r>
        <w:t xml:space="preserve"> </w:t>
      </w:r>
      <w:proofErr w:type="spellStart"/>
      <w:r>
        <w:rPr>
          <w:sz w:val="37"/>
          <w:vertAlign w:val="subscript"/>
        </w:rPr>
        <w:t>θ</w:t>
      </w:r>
      <w:r>
        <w:rPr>
          <w:vertAlign w:val="subscript"/>
        </w:rPr>
        <w:t>fa</w:t>
      </w:r>
      <w:r>
        <w:t>are</w:t>
      </w:r>
      <w:proofErr w:type="spellEnd"/>
      <w:r>
        <w:t xml:space="preserve"> the contact angles of the adhesive fluid with the substrate in water and air respectively, </w:t>
      </w:r>
      <w:proofErr w:type="spellStart"/>
      <w:r>
        <w:rPr>
          <w:sz w:val="37"/>
          <w:vertAlign w:val="subscript"/>
        </w:rPr>
        <w:t>θ</w:t>
      </w:r>
      <w:r>
        <w:rPr>
          <w:vertAlign w:val="subscript"/>
        </w:rPr>
        <w:t>wa</w:t>
      </w:r>
      <w:r>
        <w:t>is</w:t>
      </w:r>
      <w:proofErr w:type="spellEnd"/>
      <w:r>
        <w:t xml:space="preserve"> the contact angle of water with the substrate in air, </w:t>
      </w:r>
      <w:proofErr w:type="spellStart"/>
      <w:r>
        <w:rPr>
          <w:sz w:val="37"/>
          <w:vertAlign w:val="subscript"/>
        </w:rPr>
        <w:t>γ</w:t>
      </w:r>
      <w:r>
        <w:rPr>
          <w:vertAlign w:val="subscript"/>
        </w:rPr>
        <w:t>fa</w:t>
      </w:r>
      <w:r>
        <w:t>is</w:t>
      </w:r>
      <w:proofErr w:type="spellEnd"/>
      <w:r>
        <w:t xml:space="preserve"> the surface tension of adhesive fluid, </w:t>
      </w:r>
      <w:proofErr w:type="spellStart"/>
      <w:r>
        <w:rPr>
          <w:sz w:val="37"/>
          <w:vertAlign w:val="subscript"/>
        </w:rPr>
        <w:t>γ</w:t>
      </w:r>
      <w:r>
        <w:rPr>
          <w:vertAlign w:val="subscript"/>
        </w:rPr>
        <w:t>wa</w:t>
      </w:r>
      <w:r>
        <w:t>is</w:t>
      </w:r>
      <w:proofErr w:type="spellEnd"/>
      <w:r>
        <w:t xml:space="preserve"> the surface tension of water and </w:t>
      </w:r>
      <w:proofErr w:type="spellStart"/>
      <w:r>
        <w:rPr>
          <w:sz w:val="37"/>
          <w:vertAlign w:val="subscript"/>
        </w:rPr>
        <w:t>γ</w:t>
      </w:r>
      <w:r>
        <w:rPr>
          <w:vertAlign w:val="subscript"/>
        </w:rPr>
        <w:t>fw</w:t>
      </w:r>
      <w:r>
        <w:t>is</w:t>
      </w:r>
      <w:proofErr w:type="spellEnd"/>
      <w:r>
        <w:t xml:space="preserve"> the interfacial tension of adhesive fluid with water.</w:t>
      </w:r>
    </w:p>
    <w:p w14:paraId="09E3EBB3" w14:textId="77777777" w:rsidR="007840FA" w:rsidRDefault="00E14F3D">
      <w:pPr>
        <w:spacing w:line="259" w:lineRule="auto"/>
        <w:ind w:left="361"/>
      </w:pPr>
      <w:r>
        <w:t>All lengths are normalized w.r.t. s</w:t>
      </w:r>
      <w:r>
        <w:rPr>
          <w:vertAlign w:val="subscript"/>
        </w:rPr>
        <w:t xml:space="preserve">f </w:t>
      </w:r>
      <w:r>
        <w:t xml:space="preserve">and forces are normalized w.r.t. </w:t>
      </w:r>
      <w:proofErr w:type="spellStart"/>
      <w:r>
        <w:rPr>
          <w:sz w:val="37"/>
          <w:vertAlign w:val="subscript"/>
        </w:rPr>
        <w:t>γ</w:t>
      </w:r>
      <w:r>
        <w:rPr>
          <w:vertAlign w:val="subscript"/>
        </w:rPr>
        <w:t>fa</w:t>
      </w:r>
      <w:r>
        <w:t>s</w:t>
      </w:r>
      <w:r>
        <w:rPr>
          <w:vertAlign w:val="subscript"/>
        </w:rPr>
        <w:t>f</w:t>
      </w:r>
      <w:proofErr w:type="spellEnd"/>
      <w:r>
        <w:t>.</w:t>
      </w:r>
    </w:p>
    <w:p w14:paraId="07D5D64C" w14:textId="77777777" w:rsidR="007840FA" w:rsidRDefault="00E14F3D">
      <w:pPr>
        <w:spacing w:after="109" w:line="326" w:lineRule="auto"/>
        <w:ind w:left="-15" w:firstLine="351"/>
      </w:pPr>
      <w:r>
        <w:t xml:space="preserve">Fixed parameter values used for all model calculations are given in 1. We consider representative hydrophilic and hydrophobic substrates with </w:t>
      </w:r>
      <w:proofErr w:type="spellStart"/>
      <w:r>
        <w:rPr>
          <w:sz w:val="37"/>
          <w:vertAlign w:val="subscript"/>
        </w:rPr>
        <w:t>θ</w:t>
      </w:r>
      <w:r>
        <w:rPr>
          <w:vertAlign w:val="subscript"/>
        </w:rPr>
        <w:t>fa</w:t>
      </w:r>
      <w:r>
        <w:t>and</w:t>
      </w:r>
      <w:proofErr w:type="spellEnd"/>
      <w:r>
        <w:t xml:space="preserve"> </w:t>
      </w:r>
      <w:proofErr w:type="spellStart"/>
      <w:r>
        <w:rPr>
          <w:sz w:val="37"/>
          <w:vertAlign w:val="subscript"/>
        </w:rPr>
        <w:t>θ</w:t>
      </w:r>
      <w:r>
        <w:rPr>
          <w:vertAlign w:val="subscript"/>
        </w:rPr>
        <w:t>wa</w:t>
      </w:r>
      <w:proofErr w:type="spellEnd"/>
      <w:r>
        <w:rPr>
          <w:vertAlign w:val="subscript"/>
        </w:rPr>
        <w:t xml:space="preserve"> </w:t>
      </w:r>
      <w:r>
        <w:t>values corresponding to a typical glass and fluorinated surface respectively. We assume the adhesive fluid to be</w:t>
      </w:r>
    </w:p>
    <w:p w14:paraId="318AD1CA" w14:textId="77777777" w:rsidR="007840FA" w:rsidRDefault="00E14F3D">
      <w:pPr>
        <w:spacing w:after="55" w:line="348" w:lineRule="auto"/>
        <w:ind w:left="-5"/>
      </w:pPr>
      <w:r>
        <w:t>an oil-</w:t>
      </w:r>
      <w:proofErr w:type="spellStart"/>
      <w:r>
        <w:t>lke</w:t>
      </w:r>
      <w:proofErr w:type="spellEnd"/>
      <w:r>
        <w:t xml:space="preserve"> substance and thus the interfacial tension ratios </w:t>
      </w:r>
      <w:proofErr w:type="spellStart"/>
      <w:r>
        <w:rPr>
          <w:sz w:val="37"/>
          <w:vertAlign w:val="subscript"/>
        </w:rPr>
        <w:t>γ</w:t>
      </w:r>
      <w:r>
        <w:rPr>
          <w:vertAlign w:val="subscript"/>
        </w:rPr>
        <w:t>wa</w:t>
      </w:r>
      <w:proofErr w:type="spellEnd"/>
      <w:r>
        <w:t xml:space="preserve">/ </w:t>
      </w:r>
      <w:proofErr w:type="spellStart"/>
      <w:r>
        <w:rPr>
          <w:sz w:val="37"/>
          <w:vertAlign w:val="subscript"/>
        </w:rPr>
        <w:t>γ</w:t>
      </w:r>
      <w:r>
        <w:rPr>
          <w:vertAlign w:val="subscript"/>
        </w:rPr>
        <w:t>fa</w:t>
      </w:r>
      <w:r>
        <w:t>and</w:t>
      </w:r>
      <w:proofErr w:type="spellEnd"/>
      <w:r>
        <w:t xml:space="preserve"> </w:t>
      </w:r>
      <w:proofErr w:type="spellStart"/>
      <w:r>
        <w:rPr>
          <w:sz w:val="37"/>
          <w:vertAlign w:val="subscript"/>
        </w:rPr>
        <w:t>γ</w:t>
      </w:r>
      <w:r>
        <w:rPr>
          <w:vertAlign w:val="subscript"/>
        </w:rPr>
        <w:t>fw</w:t>
      </w:r>
      <w:proofErr w:type="spellEnd"/>
      <w:r>
        <w:t xml:space="preserve">/ </w:t>
      </w:r>
      <w:proofErr w:type="spellStart"/>
      <w:r>
        <w:rPr>
          <w:sz w:val="37"/>
          <w:vertAlign w:val="subscript"/>
        </w:rPr>
        <w:t>γ</w:t>
      </w:r>
      <w:r>
        <w:rPr>
          <w:vertAlign w:val="subscript"/>
        </w:rPr>
        <w:t>fa</w:t>
      </w:r>
      <w:r>
        <w:t>are</w:t>
      </w:r>
      <w:proofErr w:type="spellEnd"/>
      <w:r>
        <w:t xml:space="preserve"> taken corresponding to typical values of oil and water. Area fraction of hairs relative to the pad defined as </w:t>
      </w:r>
      <w:r>
        <w:rPr>
          <w:sz w:val="37"/>
          <w:vertAlign w:val="subscript"/>
        </w:rPr>
        <w:t xml:space="preserve">α </w:t>
      </w:r>
      <w:r>
        <w:t>= ND</w:t>
      </w:r>
      <w:r>
        <w:rPr>
          <w:vertAlign w:val="subscript"/>
        </w:rPr>
        <w:t>h</w:t>
      </w:r>
      <w:r>
        <w:rPr>
          <w:vertAlign w:val="superscript"/>
        </w:rPr>
        <w:t>2</w:t>
      </w:r>
      <w:r>
        <w:t>/D</w:t>
      </w:r>
      <w:r>
        <w:rPr>
          <w:vertAlign w:val="subscript"/>
        </w:rPr>
        <w:t>p</w:t>
      </w:r>
      <w:r>
        <w:rPr>
          <w:vertAlign w:val="superscript"/>
        </w:rPr>
        <w:t>2</w:t>
      </w:r>
      <w:r>
        <w:t>, hair aspect ratio L/</w:t>
      </w:r>
      <w:proofErr w:type="spellStart"/>
      <w:r>
        <w:t>D</w:t>
      </w:r>
      <w:r>
        <w:rPr>
          <w:vertAlign w:val="subscript"/>
        </w:rPr>
        <w:t>h</w:t>
      </w:r>
      <w:r>
        <w:t>and</w:t>
      </w:r>
      <w:proofErr w:type="spellEnd"/>
      <w:r>
        <w:t xml:space="preserve"> fluid size parameter </w:t>
      </w:r>
      <w:proofErr w:type="spellStart"/>
      <w:r>
        <w:rPr>
          <w:rFonts w:ascii="Cambria" w:eastAsia="Cambria" w:hAnsi="Cambria" w:cs="Cambria"/>
          <w:i/>
        </w:rPr>
        <w:t>φ</w:t>
      </w:r>
      <w:r>
        <w:rPr>
          <w:vertAlign w:val="subscript"/>
        </w:rPr>
        <w:t>f</w:t>
      </w:r>
      <w:r>
        <w:t>are</w:t>
      </w:r>
      <w:proofErr w:type="spellEnd"/>
      <w:r>
        <w:t xml:space="preserve"> fixed to values typical for an insect hairy pad.</w:t>
      </w:r>
    </w:p>
    <w:p w14:paraId="359F045B" w14:textId="43D53B53" w:rsidR="007840FA" w:rsidRDefault="00E14F3D">
      <w:pPr>
        <w:ind w:left="-15" w:firstLine="351"/>
      </w:pPr>
      <w:r>
        <w:t xml:space="preserve">Firstly, we </w:t>
      </w:r>
      <w:del w:id="41" w:author="Michael Kappl" w:date="2020-11-16T09:45:00Z">
        <w:r w:rsidDel="00392215">
          <w:delText>look at how</w:delText>
        </w:r>
      </w:del>
      <w:ins w:id="42" w:author="Michael Kappl" w:date="2020-11-16T09:45:00Z">
        <w:r w:rsidR="00392215">
          <w:t>calculate</w:t>
        </w:r>
      </w:ins>
      <w:r>
        <w:t xml:space="preserve"> force-distance curves </w:t>
      </w:r>
      <w:del w:id="43" w:author="Michael Kappl" w:date="2020-11-16T09:45:00Z">
        <w:r w:rsidDel="00392215">
          <w:delText xml:space="preserve">look like </w:delText>
        </w:r>
      </w:del>
      <w:r>
        <w:t xml:space="preserve">for a single pinned liquid capillary bridge. Secondly, the effect of substrate on the resultant force-distance curve of the hairy pad system is studied for each type of contact. Thirdly, the effect of varying hair </w:t>
      </w:r>
      <w:del w:id="44" w:author="Michael Kappl" w:date="2020-11-16T09:46:00Z">
        <w:r w:rsidDel="00392215">
          <w:delText xml:space="preserve">size </w:delText>
        </w:r>
      </w:del>
      <w:ins w:id="45" w:author="Michael Kappl" w:date="2020-11-16T09:46:00Z">
        <w:r w:rsidR="00392215">
          <w:lastRenderedPageBreak/>
          <w:t xml:space="preserve">diameter </w:t>
        </w:r>
      </w:ins>
      <w:r>
        <w:t xml:space="preserve">on net adhesion is studied by varying </w:t>
      </w:r>
      <w:proofErr w:type="spellStart"/>
      <w:r>
        <w:t>D</w:t>
      </w:r>
      <w:r>
        <w:rPr>
          <w:vertAlign w:val="subscript"/>
        </w:rPr>
        <w:t>p</w:t>
      </w:r>
      <w:proofErr w:type="spellEnd"/>
      <w:r>
        <w:t>/D</w:t>
      </w:r>
      <w:r>
        <w:rPr>
          <w:vertAlign w:val="subscript"/>
        </w:rPr>
        <w:t>h</w:t>
      </w:r>
      <w:r>
        <w:t xml:space="preserve">. Finally, </w:t>
      </w:r>
      <w:proofErr w:type="spellStart"/>
      <w:r>
        <w:rPr>
          <w:rFonts w:ascii="Cambria" w:eastAsia="Cambria" w:hAnsi="Cambria" w:cs="Cambria"/>
          <w:i/>
        </w:rPr>
        <w:t>φ</w:t>
      </w:r>
      <w:r>
        <w:rPr>
          <w:vertAlign w:val="subscript"/>
        </w:rPr>
        <w:t>b</w:t>
      </w:r>
      <w:proofErr w:type="spellEnd"/>
      <w:r>
        <w:rPr>
          <w:vertAlign w:val="subscript"/>
        </w:rPr>
        <w:t xml:space="preserve"> </w:t>
      </w:r>
      <w:r>
        <w:t>is varied to study the effect of bubble volume on the net underwater adhesion.</w:t>
      </w:r>
    </w:p>
    <w:p w14:paraId="3076E5F6" w14:textId="77777777" w:rsidR="007840FA" w:rsidRDefault="00E14F3D">
      <w:pPr>
        <w:spacing w:after="0" w:line="265" w:lineRule="auto"/>
        <w:jc w:val="center"/>
      </w:pPr>
      <w:r>
        <w:t>Table 1: Model parameters</w:t>
      </w:r>
    </w:p>
    <w:tbl>
      <w:tblPr>
        <w:tblStyle w:val="TableGrid"/>
        <w:tblW w:w="6484" w:type="dxa"/>
        <w:tblInd w:w="1438" w:type="dxa"/>
        <w:tblLook w:val="04A0" w:firstRow="1" w:lastRow="0" w:firstColumn="1" w:lastColumn="0" w:noHBand="0" w:noVBand="1"/>
      </w:tblPr>
      <w:tblGrid>
        <w:gridCol w:w="6094"/>
        <w:gridCol w:w="1820"/>
      </w:tblGrid>
      <w:tr w:rsidR="007840FA" w14:paraId="28BFE27D" w14:textId="77777777">
        <w:trPr>
          <w:trHeight w:val="297"/>
        </w:trPr>
        <w:tc>
          <w:tcPr>
            <w:tcW w:w="4320" w:type="dxa"/>
            <w:tcBorders>
              <w:top w:val="single" w:sz="3" w:space="0" w:color="000000"/>
              <w:left w:val="single" w:sz="3" w:space="0" w:color="000000"/>
              <w:bottom w:val="single" w:sz="3" w:space="0" w:color="000000"/>
              <w:right w:val="single" w:sz="3" w:space="0" w:color="000000"/>
            </w:tcBorders>
          </w:tcPr>
          <w:p w14:paraId="5C60CC1B" w14:textId="77777777" w:rsidR="007840FA" w:rsidRDefault="00E14F3D">
            <w:pPr>
              <w:spacing w:after="0" w:line="259" w:lineRule="auto"/>
              <w:ind w:left="0" w:firstLine="0"/>
              <w:jc w:val="center"/>
            </w:pPr>
            <w:r>
              <w:t>Property</w:t>
            </w:r>
          </w:p>
        </w:tc>
        <w:tc>
          <w:tcPr>
            <w:tcW w:w="2163" w:type="dxa"/>
            <w:tcBorders>
              <w:top w:val="single" w:sz="3" w:space="0" w:color="000000"/>
              <w:left w:val="single" w:sz="3" w:space="0" w:color="000000"/>
              <w:bottom w:val="single" w:sz="3" w:space="0" w:color="000000"/>
              <w:right w:val="single" w:sz="3" w:space="0" w:color="000000"/>
            </w:tcBorders>
          </w:tcPr>
          <w:p w14:paraId="08831B6D" w14:textId="77777777" w:rsidR="007840FA" w:rsidRDefault="00E14F3D">
            <w:pPr>
              <w:spacing w:after="0" w:line="259" w:lineRule="auto"/>
              <w:ind w:left="0" w:firstLine="0"/>
              <w:jc w:val="center"/>
            </w:pPr>
            <w:r>
              <w:t>Value</w:t>
            </w:r>
          </w:p>
        </w:tc>
      </w:tr>
      <w:tr w:rsidR="007840FA" w14:paraId="48D3D828" w14:textId="77777777">
        <w:trPr>
          <w:trHeight w:val="577"/>
        </w:trPr>
        <w:tc>
          <w:tcPr>
            <w:tcW w:w="4320" w:type="dxa"/>
            <w:tcBorders>
              <w:top w:val="single" w:sz="3" w:space="0" w:color="000000"/>
              <w:left w:val="single" w:sz="3" w:space="0" w:color="000000"/>
              <w:bottom w:val="nil"/>
              <w:right w:val="single" w:sz="3" w:space="0" w:color="000000"/>
            </w:tcBorders>
          </w:tcPr>
          <w:p w14:paraId="6460B099" w14:textId="77777777" w:rsidR="007840FA" w:rsidRDefault="00E14F3D">
            <w:pPr>
              <w:spacing w:after="0" w:line="259" w:lineRule="auto"/>
              <w:ind w:left="0" w:firstLine="0"/>
              <w:jc w:val="center"/>
            </w:pPr>
            <w:r>
              <w:t xml:space="preserve">Area fraction, </w:t>
            </w:r>
            <w:r>
              <w:rPr>
                <w:sz w:val="37"/>
                <w:vertAlign w:val="subscript"/>
              </w:rPr>
              <w:t>α</w:t>
            </w:r>
          </w:p>
        </w:tc>
        <w:tc>
          <w:tcPr>
            <w:tcW w:w="2163" w:type="dxa"/>
            <w:tcBorders>
              <w:top w:val="single" w:sz="3" w:space="0" w:color="000000"/>
              <w:left w:val="single" w:sz="3" w:space="0" w:color="000000"/>
              <w:bottom w:val="nil"/>
              <w:right w:val="single" w:sz="3" w:space="0" w:color="000000"/>
            </w:tcBorders>
          </w:tcPr>
          <w:p w14:paraId="6C63B997" w14:textId="77777777" w:rsidR="007840FA" w:rsidRDefault="00E14F3D">
            <w:pPr>
              <w:spacing w:after="0" w:line="259" w:lineRule="auto"/>
              <w:ind w:left="815" w:right="815" w:firstLine="0"/>
              <w:jc w:val="center"/>
            </w:pPr>
            <w:r>
              <w:t>0.1 10</w:t>
            </w:r>
          </w:p>
        </w:tc>
      </w:tr>
      <w:tr w:rsidR="007840FA" w14:paraId="2E885177" w14:textId="77777777">
        <w:trPr>
          <w:trHeight w:val="297"/>
        </w:trPr>
        <w:tc>
          <w:tcPr>
            <w:tcW w:w="4320" w:type="dxa"/>
            <w:tcBorders>
              <w:top w:val="nil"/>
              <w:left w:val="single" w:sz="3" w:space="0" w:color="000000"/>
              <w:bottom w:val="nil"/>
              <w:right w:val="single" w:sz="3" w:space="0" w:color="000000"/>
            </w:tcBorders>
            <w:vAlign w:val="bottom"/>
          </w:tcPr>
          <w:p w14:paraId="02184B94" w14:textId="77777777" w:rsidR="007840FA" w:rsidRDefault="00E14F3D">
            <w:pPr>
              <w:spacing w:after="0" w:line="259" w:lineRule="auto"/>
              <w:ind w:left="-4" w:right="-2167" w:firstLine="0"/>
              <w:jc w:val="left"/>
            </w:pPr>
            <w:r>
              <w:rPr>
                <w:noProof/>
              </w:rPr>
              <w:drawing>
                <wp:inline distT="0" distB="0" distL="0" distR="0" wp14:anchorId="64B2FC40" wp14:editId="4184046F">
                  <wp:extent cx="4126992" cy="387096"/>
                  <wp:effectExtent l="0" t="0" r="0" b="0"/>
                  <wp:docPr id="38814" name="Picture 38814"/>
                  <wp:cNvGraphicFramePr/>
                  <a:graphic xmlns:a="http://schemas.openxmlformats.org/drawingml/2006/main">
                    <a:graphicData uri="http://schemas.openxmlformats.org/drawingml/2006/picture">
                      <pic:pic xmlns:pic="http://schemas.openxmlformats.org/drawingml/2006/picture">
                        <pic:nvPicPr>
                          <pic:cNvPr id="38814" name="Picture 38814"/>
                          <pic:cNvPicPr/>
                        </pic:nvPicPr>
                        <pic:blipFill>
                          <a:blip r:embed="rId12"/>
                          <a:stretch>
                            <a:fillRect/>
                          </a:stretch>
                        </pic:blipFill>
                        <pic:spPr>
                          <a:xfrm>
                            <a:off x="0" y="0"/>
                            <a:ext cx="4126992" cy="387096"/>
                          </a:xfrm>
                          <a:prstGeom prst="rect">
                            <a:avLst/>
                          </a:prstGeom>
                        </pic:spPr>
                      </pic:pic>
                    </a:graphicData>
                  </a:graphic>
                </wp:inline>
              </w:drawing>
            </w:r>
            <w:proofErr w:type="spellStart"/>
            <w:r>
              <w:t>γ</w:t>
            </w:r>
            <w:r>
              <w:rPr>
                <w:sz w:val="16"/>
              </w:rPr>
              <w:t>wa</w:t>
            </w:r>
            <w:proofErr w:type="spellEnd"/>
            <w:r>
              <w:rPr>
                <w:sz w:val="16"/>
              </w:rPr>
              <w:t xml:space="preserve"> </w:t>
            </w:r>
            <w:r>
              <w:t>γ</w:t>
            </w:r>
          </w:p>
        </w:tc>
        <w:tc>
          <w:tcPr>
            <w:tcW w:w="2163" w:type="dxa"/>
            <w:tcBorders>
              <w:top w:val="nil"/>
              <w:left w:val="single" w:sz="3" w:space="0" w:color="000000"/>
              <w:bottom w:val="nil"/>
              <w:right w:val="single" w:sz="3" w:space="0" w:color="000000"/>
            </w:tcBorders>
          </w:tcPr>
          <w:p w14:paraId="79182675" w14:textId="77777777" w:rsidR="007840FA" w:rsidRDefault="00E14F3D">
            <w:pPr>
              <w:spacing w:after="0" w:line="259" w:lineRule="auto"/>
              <w:ind w:left="0" w:firstLine="0"/>
              <w:jc w:val="center"/>
            </w:pPr>
            <w:r>
              <w:t>3</w:t>
            </w:r>
          </w:p>
        </w:tc>
      </w:tr>
      <w:tr w:rsidR="007840FA" w14:paraId="0D566361" w14:textId="77777777">
        <w:trPr>
          <w:trHeight w:val="313"/>
        </w:trPr>
        <w:tc>
          <w:tcPr>
            <w:tcW w:w="4320" w:type="dxa"/>
            <w:tcBorders>
              <w:top w:val="nil"/>
              <w:left w:val="single" w:sz="3" w:space="0" w:color="000000"/>
              <w:bottom w:val="single" w:sz="3" w:space="0" w:color="000000"/>
              <w:right w:val="single" w:sz="3" w:space="0" w:color="000000"/>
            </w:tcBorders>
          </w:tcPr>
          <w:p w14:paraId="3EAA0F7B" w14:textId="77777777" w:rsidR="007840FA" w:rsidRDefault="00E14F3D">
            <w:pPr>
              <w:spacing w:after="0" w:line="259" w:lineRule="auto"/>
              <w:ind w:left="124" w:firstLine="0"/>
              <w:jc w:val="left"/>
            </w:pPr>
            <w:r>
              <w:t xml:space="preserve">Fluid-Water interfacial tension, </w:t>
            </w:r>
            <w:proofErr w:type="spellStart"/>
            <w:r>
              <w:rPr>
                <w:sz w:val="37"/>
                <w:vertAlign w:val="subscript"/>
              </w:rPr>
              <w:t>γ</w:t>
            </w:r>
            <w:r>
              <w:rPr>
                <w:vertAlign w:val="subscript"/>
              </w:rPr>
              <w:t>fw</w:t>
            </w:r>
            <w:proofErr w:type="spellEnd"/>
            <w:r>
              <w:t xml:space="preserve">/ </w:t>
            </w:r>
            <w:proofErr w:type="spellStart"/>
            <w:r>
              <w:rPr>
                <w:sz w:val="37"/>
                <w:vertAlign w:val="subscript"/>
              </w:rPr>
              <w:t>γ</w:t>
            </w:r>
            <w:r>
              <w:rPr>
                <w:vertAlign w:val="subscript"/>
              </w:rPr>
              <w:t>fa</w:t>
            </w:r>
            <w:proofErr w:type="spellEnd"/>
          </w:p>
        </w:tc>
        <w:tc>
          <w:tcPr>
            <w:tcW w:w="2163" w:type="dxa"/>
            <w:tcBorders>
              <w:top w:val="nil"/>
              <w:left w:val="single" w:sz="3" w:space="0" w:color="000000"/>
              <w:bottom w:val="single" w:sz="3" w:space="0" w:color="000000"/>
              <w:right w:val="single" w:sz="3" w:space="0" w:color="000000"/>
            </w:tcBorders>
          </w:tcPr>
          <w:p w14:paraId="1D20C5F1" w14:textId="77777777" w:rsidR="007840FA" w:rsidRDefault="00E14F3D">
            <w:pPr>
              <w:spacing w:after="0" w:line="259" w:lineRule="auto"/>
              <w:ind w:left="0" w:firstLine="0"/>
              <w:jc w:val="center"/>
            </w:pPr>
            <w:r>
              <w:t>2</w:t>
            </w:r>
          </w:p>
        </w:tc>
      </w:tr>
      <w:tr w:rsidR="007840FA" w14:paraId="70954162" w14:textId="77777777">
        <w:trPr>
          <w:trHeight w:val="297"/>
        </w:trPr>
        <w:tc>
          <w:tcPr>
            <w:tcW w:w="4320" w:type="dxa"/>
            <w:tcBorders>
              <w:top w:val="single" w:sz="3" w:space="0" w:color="000000"/>
              <w:left w:val="single" w:sz="3" w:space="0" w:color="000000"/>
              <w:bottom w:val="single" w:sz="3" w:space="0" w:color="000000"/>
              <w:right w:val="single" w:sz="3" w:space="0" w:color="000000"/>
            </w:tcBorders>
          </w:tcPr>
          <w:p w14:paraId="462F35E3" w14:textId="77777777" w:rsidR="007840FA" w:rsidRDefault="00E14F3D">
            <w:pPr>
              <w:spacing w:after="0" w:line="259" w:lineRule="auto"/>
              <w:ind w:left="0" w:right="10" w:firstLine="0"/>
              <w:jc w:val="center"/>
            </w:pPr>
            <w:r>
              <w:t xml:space="preserve">Fluid size parameter, </w:t>
            </w:r>
            <w:proofErr w:type="spellStart"/>
            <w:r>
              <w:rPr>
                <w:rFonts w:ascii="Cambria" w:eastAsia="Cambria" w:hAnsi="Cambria" w:cs="Cambria"/>
                <w:i/>
              </w:rPr>
              <w:t>φ</w:t>
            </w:r>
            <w:r>
              <w:rPr>
                <w:vertAlign w:val="subscript"/>
              </w:rPr>
              <w:t>f</w:t>
            </w:r>
            <w:proofErr w:type="spellEnd"/>
          </w:p>
        </w:tc>
        <w:tc>
          <w:tcPr>
            <w:tcW w:w="2163" w:type="dxa"/>
            <w:tcBorders>
              <w:top w:val="single" w:sz="3" w:space="0" w:color="000000"/>
              <w:left w:val="single" w:sz="3" w:space="0" w:color="000000"/>
              <w:bottom w:val="single" w:sz="3" w:space="0" w:color="000000"/>
              <w:right w:val="single" w:sz="3" w:space="0" w:color="000000"/>
            </w:tcBorders>
          </w:tcPr>
          <w:p w14:paraId="1C332168" w14:textId="77777777" w:rsidR="007840FA" w:rsidRDefault="00E14F3D">
            <w:pPr>
              <w:spacing w:after="0" w:line="259" w:lineRule="auto"/>
              <w:ind w:left="0" w:firstLine="0"/>
              <w:jc w:val="center"/>
            </w:pPr>
            <w:r>
              <w:t>2</w:t>
            </w:r>
          </w:p>
        </w:tc>
      </w:tr>
      <w:tr w:rsidR="007840FA" w14:paraId="5203AD94" w14:textId="77777777">
        <w:trPr>
          <w:trHeight w:val="297"/>
        </w:trPr>
        <w:tc>
          <w:tcPr>
            <w:tcW w:w="4320" w:type="dxa"/>
            <w:tcBorders>
              <w:top w:val="single" w:sz="3" w:space="0" w:color="000000"/>
              <w:left w:val="single" w:sz="3" w:space="0" w:color="000000"/>
              <w:bottom w:val="single" w:sz="3" w:space="0" w:color="000000"/>
              <w:right w:val="single" w:sz="3" w:space="0" w:color="000000"/>
            </w:tcBorders>
          </w:tcPr>
          <w:p w14:paraId="28FA4C0E" w14:textId="77777777" w:rsidR="007840FA" w:rsidRDefault="00E14F3D">
            <w:pPr>
              <w:spacing w:after="0" w:line="259" w:lineRule="auto"/>
              <w:ind w:left="0" w:firstLine="0"/>
              <w:jc w:val="center"/>
            </w:pPr>
            <w:r>
              <w:t>Hydrophilic substrate</w:t>
            </w:r>
          </w:p>
        </w:tc>
        <w:tc>
          <w:tcPr>
            <w:tcW w:w="2163" w:type="dxa"/>
            <w:tcBorders>
              <w:top w:val="single" w:sz="3" w:space="0" w:color="000000"/>
              <w:left w:val="single" w:sz="3" w:space="0" w:color="000000"/>
              <w:bottom w:val="single" w:sz="3" w:space="0" w:color="000000"/>
              <w:right w:val="single" w:sz="3" w:space="0" w:color="000000"/>
            </w:tcBorders>
          </w:tcPr>
          <w:p w14:paraId="25448DE1" w14:textId="77777777" w:rsidR="007840FA" w:rsidRDefault="00E14F3D">
            <w:pPr>
              <w:spacing w:after="0" w:line="259" w:lineRule="auto"/>
              <w:ind w:left="0" w:firstLine="0"/>
              <w:jc w:val="center"/>
            </w:pPr>
            <w:proofErr w:type="spellStart"/>
            <w:r>
              <w:rPr>
                <w:rFonts w:ascii="Cambria" w:eastAsia="Cambria" w:hAnsi="Cambria" w:cs="Cambria"/>
                <w:i/>
              </w:rPr>
              <w:t>θ</w:t>
            </w:r>
            <w:r>
              <w:rPr>
                <w:vertAlign w:val="subscript"/>
              </w:rPr>
              <w:t>fa</w:t>
            </w:r>
            <w:proofErr w:type="spellEnd"/>
            <w:r>
              <w:t xml:space="preserve">=6°, </w:t>
            </w:r>
            <w:proofErr w:type="spellStart"/>
            <w:r>
              <w:rPr>
                <w:rFonts w:ascii="Cambria" w:eastAsia="Cambria" w:hAnsi="Cambria" w:cs="Cambria"/>
                <w:i/>
              </w:rPr>
              <w:t>θ</w:t>
            </w:r>
            <w:r>
              <w:rPr>
                <w:vertAlign w:val="subscript"/>
              </w:rPr>
              <w:t>wa</w:t>
            </w:r>
            <w:proofErr w:type="spellEnd"/>
            <w:r>
              <w:t>= 24°</w:t>
            </w:r>
          </w:p>
        </w:tc>
      </w:tr>
      <w:tr w:rsidR="007840FA" w14:paraId="5222922B" w14:textId="77777777">
        <w:trPr>
          <w:trHeight w:val="297"/>
        </w:trPr>
        <w:tc>
          <w:tcPr>
            <w:tcW w:w="4320" w:type="dxa"/>
            <w:tcBorders>
              <w:top w:val="single" w:sz="3" w:space="0" w:color="000000"/>
              <w:left w:val="single" w:sz="3" w:space="0" w:color="000000"/>
              <w:bottom w:val="single" w:sz="3" w:space="0" w:color="000000"/>
              <w:right w:val="single" w:sz="3" w:space="0" w:color="000000"/>
            </w:tcBorders>
          </w:tcPr>
          <w:p w14:paraId="7226F37C" w14:textId="77777777" w:rsidR="007840FA" w:rsidRDefault="00E14F3D">
            <w:pPr>
              <w:spacing w:after="0" w:line="259" w:lineRule="auto"/>
              <w:ind w:left="0" w:firstLine="0"/>
              <w:jc w:val="center"/>
            </w:pPr>
            <w:r>
              <w:t>Hydrophobic substrate</w:t>
            </w:r>
          </w:p>
        </w:tc>
        <w:tc>
          <w:tcPr>
            <w:tcW w:w="2163" w:type="dxa"/>
            <w:tcBorders>
              <w:top w:val="single" w:sz="3" w:space="0" w:color="000000"/>
              <w:left w:val="single" w:sz="3" w:space="0" w:color="000000"/>
              <w:bottom w:val="single" w:sz="3" w:space="0" w:color="000000"/>
              <w:right w:val="single" w:sz="3" w:space="0" w:color="000000"/>
            </w:tcBorders>
          </w:tcPr>
          <w:p w14:paraId="5B57CB64" w14:textId="77777777" w:rsidR="007840FA" w:rsidRDefault="00E14F3D">
            <w:pPr>
              <w:spacing w:after="0" w:line="259" w:lineRule="auto"/>
              <w:ind w:left="124" w:firstLine="0"/>
              <w:jc w:val="left"/>
            </w:pPr>
            <w:proofErr w:type="spellStart"/>
            <w:r>
              <w:rPr>
                <w:rFonts w:ascii="Cambria" w:eastAsia="Cambria" w:hAnsi="Cambria" w:cs="Cambria"/>
                <w:i/>
              </w:rPr>
              <w:t>θ</w:t>
            </w:r>
            <w:r>
              <w:rPr>
                <w:vertAlign w:val="subscript"/>
              </w:rPr>
              <w:t>fa</w:t>
            </w:r>
            <w:proofErr w:type="spellEnd"/>
            <w:r>
              <w:t xml:space="preserve">=50°, </w:t>
            </w:r>
            <w:proofErr w:type="spellStart"/>
            <w:r>
              <w:rPr>
                <w:rFonts w:ascii="Cambria" w:eastAsia="Cambria" w:hAnsi="Cambria" w:cs="Cambria"/>
                <w:i/>
              </w:rPr>
              <w:t>θ</w:t>
            </w:r>
            <w:r>
              <w:rPr>
                <w:vertAlign w:val="subscript"/>
              </w:rPr>
              <w:t>wa</w:t>
            </w:r>
            <w:proofErr w:type="spellEnd"/>
            <w:r>
              <w:t>= 120°</w:t>
            </w:r>
          </w:p>
        </w:tc>
      </w:tr>
    </w:tbl>
    <w:p w14:paraId="134E6978" w14:textId="77777777" w:rsidR="007840FA" w:rsidRDefault="00E14F3D">
      <w:pPr>
        <w:spacing w:after="176" w:line="259" w:lineRule="auto"/>
        <w:ind w:left="0" w:firstLine="0"/>
        <w:jc w:val="left"/>
      </w:pPr>
      <w:r>
        <w:rPr>
          <w:noProof/>
        </w:rPr>
        <w:drawing>
          <wp:inline distT="0" distB="0" distL="0" distR="0" wp14:anchorId="00AAE05C" wp14:editId="366DC838">
            <wp:extent cx="5943794" cy="2945652"/>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13"/>
                    <a:stretch>
                      <a:fillRect/>
                    </a:stretch>
                  </pic:blipFill>
                  <pic:spPr>
                    <a:xfrm>
                      <a:off x="0" y="0"/>
                      <a:ext cx="5943794" cy="2945652"/>
                    </a:xfrm>
                    <a:prstGeom prst="rect">
                      <a:avLst/>
                    </a:prstGeom>
                  </pic:spPr>
                </pic:pic>
              </a:graphicData>
            </a:graphic>
          </wp:inline>
        </w:drawing>
      </w:r>
    </w:p>
    <w:p w14:paraId="4230DF02" w14:textId="355EF1AB" w:rsidR="007840FA" w:rsidRDefault="00E14F3D">
      <w:pPr>
        <w:spacing w:line="233" w:lineRule="auto"/>
        <w:ind w:left="-5"/>
      </w:pPr>
      <w:r>
        <w:t xml:space="preserve">Figure 1: Capillary Bridge Model. The hairy pad system comprises of </w:t>
      </w:r>
      <w:ins w:id="46" w:author="Michael Kappl" w:date="2020-11-16T11:07:00Z">
        <w:r w:rsidR="005348E7">
          <w:t xml:space="preserve">a cylindrical pad of diameter </w:t>
        </w:r>
        <w:proofErr w:type="spellStart"/>
        <w:r w:rsidR="005348E7">
          <w:t>D</w:t>
        </w:r>
        <w:r w:rsidR="005348E7">
          <w:rPr>
            <w:vertAlign w:val="subscript"/>
          </w:rPr>
          <w:t>p</w:t>
        </w:r>
        <w:proofErr w:type="spellEnd"/>
        <w:r w:rsidR="005348E7">
          <w:t xml:space="preserve"> </w:t>
        </w:r>
      </w:ins>
      <w:ins w:id="47" w:author="Michael Kappl" w:date="2020-11-16T11:08:00Z">
        <w:r w:rsidR="005348E7">
          <w:t xml:space="preserve">acting as support for </w:t>
        </w:r>
      </w:ins>
      <w:r>
        <w:t xml:space="preserve">an array of rigid cylindrical hairs </w:t>
      </w:r>
      <w:del w:id="48" w:author="Michael Kappl" w:date="2020-11-16T11:07:00Z">
        <w:r w:rsidDel="005348E7">
          <w:delText xml:space="preserve">fixed to </w:delText>
        </w:r>
      </w:del>
      <w:del w:id="49" w:author="Michael Kappl" w:date="2020-11-16T11:06:00Z">
        <w:r w:rsidDel="005348E7">
          <w:delText>a cylindrical pad of diameter</w:delText>
        </w:r>
      </w:del>
      <w:del w:id="50" w:author="Michael Kappl" w:date="2020-11-16T11:07:00Z">
        <w:r w:rsidDel="005348E7">
          <w:delText xml:space="preserve">s </w:delText>
        </w:r>
      </w:del>
      <w:ins w:id="51" w:author="Michael Kappl" w:date="2020-11-16T11:07:00Z">
        <w:r w:rsidR="005348E7">
          <w:t xml:space="preserve"> with diameters </w:t>
        </w:r>
      </w:ins>
      <w:r>
        <w:t>D</w:t>
      </w:r>
      <w:r>
        <w:rPr>
          <w:vertAlign w:val="subscript"/>
        </w:rPr>
        <w:t>h</w:t>
      </w:r>
      <w:del w:id="52" w:author="Michael Kappl" w:date="2020-11-16T11:07:00Z">
        <w:r w:rsidDel="005348E7">
          <w:rPr>
            <w:vertAlign w:val="subscript"/>
          </w:rPr>
          <w:delText xml:space="preserve"> </w:delText>
        </w:r>
        <w:r w:rsidDel="005348E7">
          <w:delText>and D</w:delText>
        </w:r>
        <w:r w:rsidDel="005348E7">
          <w:rPr>
            <w:vertAlign w:val="subscript"/>
          </w:rPr>
          <w:delText xml:space="preserve">p </w:delText>
        </w:r>
        <w:r w:rsidDel="005348E7">
          <w:delText>respectively</w:delText>
        </w:r>
      </w:del>
      <w:r>
        <w:t xml:space="preserve">. Tip of each hair </w:t>
      </w:r>
      <w:del w:id="53" w:author="Michael Kappl" w:date="2020-11-16T11:08:00Z">
        <w:r w:rsidDel="005348E7">
          <w:delText xml:space="preserve">has </w:delText>
        </w:r>
      </w:del>
      <w:ins w:id="54" w:author="Michael Kappl" w:date="2020-11-16T11:08:00Z">
        <w:r w:rsidR="005348E7">
          <w:t>carries</w:t>
        </w:r>
      </w:ins>
      <w:ins w:id="55" w:author="Michael Kappl" w:date="2020-11-16T11:09:00Z">
        <w:r w:rsidR="005348E7">
          <w:t xml:space="preserve"> </w:t>
        </w:r>
      </w:ins>
      <w:r>
        <w:t xml:space="preserve">an adhesive fluid forming a capillary bridge with the substrate. </w:t>
      </w:r>
      <w:ins w:id="56" w:author="Michael Kappl" w:date="2020-11-16T11:09:00Z">
        <w:r w:rsidR="005348E7">
          <w:t xml:space="preserve">This </w:t>
        </w:r>
      </w:ins>
      <w:del w:id="57" w:author="Michael Kappl" w:date="2020-11-16T11:09:00Z">
        <w:r w:rsidDel="005348E7">
          <w:delText>H</w:delText>
        </w:r>
      </w:del>
      <w:ins w:id="58" w:author="Michael Kappl" w:date="2020-11-16T11:09:00Z">
        <w:r w:rsidR="005348E7">
          <w:t>h</w:t>
        </w:r>
      </w:ins>
      <w:r>
        <w:t xml:space="preserve">airy pad makes contact with a substrate in three ways: 1) </w:t>
      </w:r>
      <w:r>
        <w:rPr>
          <w:i/>
        </w:rPr>
        <w:t>Air</w:t>
      </w:r>
      <w:r>
        <w:t xml:space="preserve">, where the adhesive fluid bridges are surrounded by air; 2) </w:t>
      </w:r>
      <w:r>
        <w:rPr>
          <w:i/>
        </w:rPr>
        <w:t>Underwater: Wet</w:t>
      </w:r>
      <w:r>
        <w:t xml:space="preserve">, where the adhesive fluid bridges are </w:t>
      </w:r>
      <w:ins w:id="59" w:author="Michael Kappl" w:date="2020-11-16T11:09:00Z">
        <w:r w:rsidR="005348E7">
          <w:t xml:space="preserve">fully </w:t>
        </w:r>
      </w:ins>
      <w:r>
        <w:t xml:space="preserve">surrounded by water; 3) </w:t>
      </w:r>
      <w:r>
        <w:rPr>
          <w:i/>
        </w:rPr>
        <w:t>Underwater: Bubble</w:t>
      </w:r>
      <w:r>
        <w:t>, where part of the adhesive fluid bridges are inside the bubble while others are outside in water. Adhesive fluid size scales with D</w:t>
      </w:r>
      <w:r>
        <w:rPr>
          <w:vertAlign w:val="subscript"/>
        </w:rPr>
        <w:t xml:space="preserve">h </w:t>
      </w:r>
      <w:r>
        <w:t xml:space="preserve">according to the fluid size parameter </w:t>
      </w:r>
      <w:proofErr w:type="spellStart"/>
      <w:r>
        <w:rPr>
          <w:rFonts w:ascii="Cambria" w:eastAsia="Cambria" w:hAnsi="Cambria" w:cs="Cambria"/>
          <w:i/>
        </w:rPr>
        <w:t>φ</w:t>
      </w:r>
      <w:r>
        <w:rPr>
          <w:vertAlign w:val="subscript"/>
        </w:rPr>
        <w:t>f</w:t>
      </w:r>
      <w:proofErr w:type="spellEnd"/>
      <w:r>
        <w:t xml:space="preserve">. The bubble size scales with </w:t>
      </w:r>
      <w:proofErr w:type="spellStart"/>
      <w:r>
        <w:t>D</w:t>
      </w:r>
      <w:r>
        <w:rPr>
          <w:vertAlign w:val="subscript"/>
        </w:rPr>
        <w:t>p</w:t>
      </w:r>
      <w:r>
        <w:t>according</w:t>
      </w:r>
      <w:proofErr w:type="spellEnd"/>
      <w:r>
        <w:t xml:space="preserve"> </w:t>
      </w:r>
      <w:r>
        <w:lastRenderedPageBreak/>
        <w:t xml:space="preserve">to the bubble size parameter </w:t>
      </w:r>
      <w:proofErr w:type="spellStart"/>
      <w:r>
        <w:rPr>
          <w:rFonts w:ascii="Cambria" w:eastAsia="Cambria" w:hAnsi="Cambria" w:cs="Cambria"/>
          <w:i/>
        </w:rPr>
        <w:t>φ</w:t>
      </w:r>
      <w:r>
        <w:rPr>
          <w:vertAlign w:val="subscript"/>
        </w:rPr>
        <w:t>b</w:t>
      </w:r>
      <w:proofErr w:type="spellEnd"/>
      <w:r>
        <w:t>. Total hair area fraction (</w:t>
      </w:r>
      <w:r>
        <w:rPr>
          <w:sz w:val="37"/>
          <w:vertAlign w:val="subscript"/>
        </w:rPr>
        <w:t>α</w:t>
      </w:r>
      <w:r>
        <w:t xml:space="preserve">) and aspect ratio </w:t>
      </w:r>
      <w:proofErr w:type="gramStart"/>
      <w:r>
        <w:t>( L</w:t>
      </w:r>
      <w:proofErr w:type="gramEnd"/>
      <w:r>
        <w:t>/D</w:t>
      </w:r>
      <w:r>
        <w:rPr>
          <w:vertAlign w:val="subscript"/>
        </w:rPr>
        <w:t>h</w:t>
      </w:r>
      <w:r>
        <w:t>) are fixed. Net force is calculated from capillary contributions due to all adhesive fluid bridges and the bubble</w:t>
      </w:r>
    </w:p>
    <w:p w14:paraId="67E83554" w14:textId="77777777" w:rsidR="007840FA" w:rsidRDefault="00E14F3D">
      <w:pPr>
        <w:pStyle w:val="Heading2"/>
        <w:spacing w:after="268"/>
        <w:ind w:left="704" w:hanging="719"/>
      </w:pPr>
      <w:r>
        <w:t>Simulation Method</w:t>
      </w:r>
    </w:p>
    <w:p w14:paraId="5252BD0B" w14:textId="2523D672" w:rsidR="007840FA" w:rsidRDefault="00E14F3D">
      <w:pPr>
        <w:spacing w:after="657" w:line="345" w:lineRule="auto"/>
        <w:ind w:left="-5"/>
      </w:pPr>
      <w:r>
        <w:t>Capillary force due to a single adhesive fluid or bubble bridge is calculated by performing simulations in Surface Evolver</w:t>
      </w:r>
      <w:r>
        <w:rPr>
          <w:vertAlign w:val="superscript"/>
        </w:rPr>
        <w:t>16</w:t>
      </w:r>
      <w:r>
        <w:t>, similar to the method described in De Souza et. al.</w:t>
      </w:r>
      <w:r>
        <w:rPr>
          <w:vertAlign w:val="superscript"/>
        </w:rPr>
        <w:t>17</w:t>
      </w:r>
      <w:r>
        <w:t xml:space="preserve">. A simple cubic geometry mimicking the liquid bridge of constant volume </w:t>
      </w:r>
      <w:commentRangeStart w:id="60"/>
      <w:commentRangeStart w:id="61"/>
      <w:r>
        <w:t>V</w:t>
      </w:r>
      <w:commentRangeEnd w:id="60"/>
      <w:r w:rsidR="005348E7">
        <w:rPr>
          <w:rStyle w:val="CommentReference"/>
        </w:rPr>
        <w:commentReference w:id="60"/>
      </w:r>
      <w:commentRangeEnd w:id="61"/>
      <w:r w:rsidR="00B359A1">
        <w:rPr>
          <w:rStyle w:val="CommentReference"/>
        </w:rPr>
        <w:commentReference w:id="61"/>
      </w:r>
      <w:r>
        <w:t xml:space="preserve"> is defined as the initial condition with an interfacial tension </w:t>
      </w:r>
      <w:r>
        <w:rPr>
          <w:sz w:val="37"/>
          <w:vertAlign w:val="subscript"/>
        </w:rPr>
        <w:t xml:space="preserve">γ </w:t>
      </w:r>
      <w:r>
        <w:t xml:space="preserve">with the surrounding medium. The boundary conditions are set corresponding to a pinned contact line of diameter D on the top face and constant interfacial tension with the substrate on the bottom. Interfacial tension of </w:t>
      </w:r>
      <w:proofErr w:type="spellStart"/>
      <w:r>
        <w:t>fluidsubstrate</w:t>
      </w:r>
      <w:proofErr w:type="spellEnd"/>
      <w:r>
        <w:t xml:space="preserve"> is given by </w:t>
      </w:r>
      <w:proofErr w:type="spellStart"/>
      <w:r>
        <w:rPr>
          <w:sz w:val="37"/>
          <w:vertAlign w:val="subscript"/>
        </w:rPr>
        <w:t>γ</w:t>
      </w:r>
      <w:r>
        <w:t>cos</w:t>
      </w:r>
      <w:r>
        <w:rPr>
          <w:sz w:val="37"/>
          <w:vertAlign w:val="subscript"/>
        </w:rPr>
        <w:t>θ</w:t>
      </w:r>
      <w:proofErr w:type="spellEnd"/>
      <w:r>
        <w:t xml:space="preserve">, where </w:t>
      </w:r>
      <w:r>
        <w:rPr>
          <w:sz w:val="37"/>
          <w:vertAlign w:val="subscript"/>
        </w:rPr>
        <w:t xml:space="preserve">θ </w:t>
      </w:r>
      <w:r>
        <w:t>is the contact angle of the fluid with the substrate. The liquid bridge spans a gap distance d between the top face and the substrate. All lengths are normalized relative to length s = (3V/4</w:t>
      </w:r>
      <w:r>
        <w:rPr>
          <w:sz w:val="37"/>
          <w:vertAlign w:val="subscript"/>
        </w:rPr>
        <w:t>π</w:t>
      </w:r>
      <w:r>
        <w:t>)</w:t>
      </w:r>
      <w:r>
        <w:rPr>
          <w:vertAlign w:val="superscript"/>
        </w:rPr>
        <w:t>1/3</w:t>
      </w:r>
      <w:r>
        <w:t>. An appropriate geometry refinement routine is chosen to evolve the liquid bridge shape to its minimum energy state. The normalized total capillary force, F=f/</w:t>
      </w:r>
      <w:proofErr w:type="spellStart"/>
      <w:r>
        <w:rPr>
          <w:sz w:val="37"/>
          <w:vertAlign w:val="subscript"/>
        </w:rPr>
        <w:t>γ</w:t>
      </w:r>
      <w:r>
        <w:t>s</w:t>
      </w:r>
      <w:proofErr w:type="spellEnd"/>
      <w:r>
        <w:t xml:space="preserve">, is the sum of the </w:t>
      </w:r>
      <w:del w:id="62" w:author="Michael Kappl" w:date="2020-11-16T11:13:00Z">
        <w:r w:rsidDel="005348E7">
          <w:delText xml:space="preserve">laplace </w:delText>
        </w:r>
      </w:del>
      <w:ins w:id="63" w:author="Michael Kappl" w:date="2020-11-16T11:13:00Z">
        <w:r w:rsidR="005348E7">
          <w:t xml:space="preserve">Laplace </w:t>
        </w:r>
      </w:ins>
      <w:r>
        <w:t xml:space="preserve">pressure and surface tension </w:t>
      </w:r>
      <w:proofErr w:type="gramStart"/>
      <w:r>
        <w:t>contributions ,</w:t>
      </w:r>
      <w:proofErr w:type="gramEnd"/>
      <w:r>
        <w:t xml:space="preserve"> where:</w:t>
      </w:r>
    </w:p>
    <w:p w14:paraId="4B2B2D8E" w14:textId="77777777" w:rsidR="007840FA" w:rsidRDefault="00E14F3D">
      <w:pPr>
        <w:tabs>
          <w:tab w:val="center" w:pos="4677"/>
          <w:tab w:val="right" w:pos="9360"/>
        </w:tabs>
        <w:spacing w:after="420" w:line="270" w:lineRule="auto"/>
        <w:ind w:left="0" w:right="-15" w:firstLine="0"/>
        <w:jc w:val="left"/>
      </w:pPr>
      <w:r>
        <w:rPr>
          <w:sz w:val="22"/>
        </w:rPr>
        <w:tab/>
      </w:r>
      <w:r>
        <w:rPr>
          <w:rFonts w:ascii="Cambria" w:eastAsia="Cambria" w:hAnsi="Cambria" w:cs="Cambria"/>
          <w:i/>
        </w:rPr>
        <w:t xml:space="preserve">f </w:t>
      </w:r>
      <w:r>
        <w:rPr>
          <w:rFonts w:ascii="Cambria" w:eastAsia="Cambria" w:hAnsi="Cambria" w:cs="Cambria"/>
        </w:rPr>
        <w:t xml:space="preserve">= </w:t>
      </w:r>
      <w:proofErr w:type="spellStart"/>
      <w:r>
        <w:rPr>
          <w:rFonts w:ascii="Cambria" w:eastAsia="Cambria" w:hAnsi="Cambria" w:cs="Cambria"/>
          <w:i/>
        </w:rPr>
        <w:t>f</w:t>
      </w:r>
      <w:r>
        <w:rPr>
          <w:rFonts w:ascii="Cambria" w:eastAsia="Cambria" w:hAnsi="Cambria" w:cs="Cambria"/>
          <w:i/>
          <w:sz w:val="16"/>
        </w:rPr>
        <w:t>laplace</w:t>
      </w:r>
      <w:proofErr w:type="spellEnd"/>
      <w:r>
        <w:rPr>
          <w:rFonts w:ascii="Cambria" w:eastAsia="Cambria" w:hAnsi="Cambria" w:cs="Cambria"/>
          <w:i/>
          <w:sz w:val="16"/>
        </w:rPr>
        <w:t xml:space="preserve"> </w:t>
      </w:r>
      <w:r>
        <w:rPr>
          <w:rFonts w:ascii="Cambria" w:eastAsia="Cambria" w:hAnsi="Cambria" w:cs="Cambria"/>
        </w:rPr>
        <w:t xml:space="preserve">+ </w:t>
      </w:r>
      <w:proofErr w:type="spellStart"/>
      <w:r>
        <w:rPr>
          <w:rFonts w:ascii="Cambria" w:eastAsia="Cambria" w:hAnsi="Cambria" w:cs="Cambria"/>
          <w:i/>
        </w:rPr>
        <w:t>f</w:t>
      </w:r>
      <w:r>
        <w:rPr>
          <w:rFonts w:ascii="Cambria" w:eastAsia="Cambria" w:hAnsi="Cambria" w:cs="Cambria"/>
          <w:i/>
          <w:sz w:val="16"/>
        </w:rPr>
        <w:t>surfacetension</w:t>
      </w:r>
      <w:proofErr w:type="spellEnd"/>
      <w:r>
        <w:rPr>
          <w:rFonts w:ascii="Cambria" w:eastAsia="Cambria" w:hAnsi="Cambria" w:cs="Cambria"/>
          <w:i/>
          <w:sz w:val="16"/>
        </w:rPr>
        <w:t xml:space="preserve"> </w:t>
      </w:r>
      <w:r>
        <w:rPr>
          <w:rFonts w:ascii="Cambria" w:eastAsia="Cambria" w:hAnsi="Cambria" w:cs="Cambria"/>
        </w:rPr>
        <w:t xml:space="preserve">= </w:t>
      </w:r>
      <w:r>
        <w:rPr>
          <w:rFonts w:ascii="Cambria" w:eastAsia="Cambria" w:hAnsi="Cambria" w:cs="Cambria"/>
          <w:i/>
        </w:rPr>
        <w:t>∆</w:t>
      </w:r>
      <w:proofErr w:type="spellStart"/>
      <w:r>
        <w:rPr>
          <w:rFonts w:ascii="Cambria" w:eastAsia="Cambria" w:hAnsi="Cambria" w:cs="Cambria"/>
          <w:i/>
        </w:rPr>
        <w:t>P</w:t>
      </w:r>
      <w:r>
        <w:rPr>
          <w:rFonts w:ascii="Cambria" w:eastAsia="Cambria" w:hAnsi="Cambria" w:cs="Cambria"/>
          <w:i/>
          <w:sz w:val="16"/>
        </w:rPr>
        <w:t>laplace</w:t>
      </w:r>
      <w:r>
        <w:rPr>
          <w:rFonts w:ascii="Cambria" w:eastAsia="Cambria" w:hAnsi="Cambria" w:cs="Cambria"/>
          <w:i/>
        </w:rPr>
        <w:t>A</w:t>
      </w:r>
      <w:r>
        <w:rPr>
          <w:rFonts w:ascii="Cambria" w:eastAsia="Cambria" w:hAnsi="Cambria" w:cs="Cambria"/>
          <w:i/>
          <w:sz w:val="12"/>
        </w:rPr>
        <w:t>bottom</w:t>
      </w:r>
      <w:proofErr w:type="spellEnd"/>
      <w:r>
        <w:rPr>
          <w:rFonts w:ascii="Cambria" w:eastAsia="Cambria" w:hAnsi="Cambria" w:cs="Cambria"/>
          <w:i/>
          <w:sz w:val="12"/>
        </w:rPr>
        <w:t xml:space="preserve"> </w:t>
      </w:r>
      <w:r>
        <w:rPr>
          <w:rFonts w:ascii="Cambria" w:eastAsia="Cambria" w:hAnsi="Cambria" w:cs="Cambria"/>
        </w:rPr>
        <w:t>+ 2</w:t>
      </w:r>
      <w:r>
        <w:rPr>
          <w:rFonts w:ascii="Cambria" w:eastAsia="Cambria" w:hAnsi="Cambria" w:cs="Cambria"/>
          <w:i/>
        </w:rPr>
        <w:t>π</w:t>
      </w:r>
      <w:proofErr w:type="spellStart"/>
      <w:r>
        <w:rPr>
          <w:rFonts w:ascii="Cambria" w:eastAsia="Cambria" w:hAnsi="Cambria" w:cs="Cambria"/>
          <w:i/>
        </w:rPr>
        <w:t>R</w:t>
      </w:r>
      <w:r>
        <w:rPr>
          <w:rFonts w:ascii="Cambria" w:eastAsia="Cambria" w:hAnsi="Cambria" w:cs="Cambria"/>
          <w:i/>
          <w:sz w:val="16"/>
        </w:rPr>
        <w:t>bottom</w:t>
      </w:r>
      <w:r>
        <w:rPr>
          <w:rFonts w:ascii="Cambria" w:eastAsia="Cambria" w:hAnsi="Cambria" w:cs="Cambria"/>
          <w:i/>
        </w:rPr>
        <w:t>γ</w:t>
      </w:r>
      <w:proofErr w:type="spellEnd"/>
      <w:r>
        <w:rPr>
          <w:rFonts w:ascii="Cambria" w:eastAsia="Cambria" w:hAnsi="Cambria" w:cs="Cambria"/>
          <w:i/>
        </w:rPr>
        <w:t xml:space="preserve"> </w:t>
      </w:r>
      <w:proofErr w:type="spellStart"/>
      <w:r>
        <w:rPr>
          <w:rFonts w:ascii="Cambria" w:eastAsia="Cambria" w:hAnsi="Cambria" w:cs="Cambria"/>
        </w:rPr>
        <w:t>sin</w:t>
      </w:r>
      <w:r>
        <w:rPr>
          <w:rFonts w:ascii="Cambria" w:eastAsia="Cambria" w:hAnsi="Cambria" w:cs="Cambria"/>
          <w:i/>
        </w:rPr>
        <w:t>θ</w:t>
      </w:r>
      <w:proofErr w:type="spellEnd"/>
      <w:r>
        <w:rPr>
          <w:rFonts w:ascii="Cambria" w:eastAsia="Cambria" w:hAnsi="Cambria" w:cs="Cambria"/>
          <w:i/>
        </w:rPr>
        <w:tab/>
      </w:r>
      <w:r>
        <w:t>(4)</w:t>
      </w:r>
    </w:p>
    <w:p w14:paraId="527F8344" w14:textId="5E1F4FF6" w:rsidR="007840FA" w:rsidRDefault="00E14F3D">
      <w:pPr>
        <w:ind w:left="-15" w:firstLine="351"/>
      </w:pPr>
      <w:r>
        <w:t xml:space="preserve">Here, </w:t>
      </w:r>
      <w:proofErr w:type="spellStart"/>
      <w:r>
        <w:rPr>
          <w:sz w:val="37"/>
          <w:vertAlign w:val="subscript"/>
        </w:rPr>
        <w:t>Δ</w:t>
      </w:r>
      <w:r>
        <w:t>P</w:t>
      </w:r>
      <w:r>
        <w:rPr>
          <w:vertAlign w:val="subscript"/>
        </w:rPr>
        <w:t>laplace</w:t>
      </w:r>
      <w:r>
        <w:t>which</w:t>
      </w:r>
      <w:proofErr w:type="spellEnd"/>
      <w:r>
        <w:t xml:space="preserve"> is the Laplace pressure of the equilibrium liquid bridge, </w:t>
      </w:r>
      <w:proofErr w:type="spellStart"/>
      <w:r>
        <w:t>A</w:t>
      </w:r>
      <w:r>
        <w:rPr>
          <w:vertAlign w:val="subscript"/>
        </w:rPr>
        <w:t>bottom</w:t>
      </w:r>
      <w:proofErr w:type="spellEnd"/>
      <w:r>
        <w:rPr>
          <w:vertAlign w:val="subscript"/>
        </w:rPr>
        <w:t xml:space="preserve"> </w:t>
      </w:r>
      <w:r>
        <w:t xml:space="preserve">which is the contact area of the liquid bridge with the substrate at bottom and </w:t>
      </w:r>
      <w:proofErr w:type="spellStart"/>
      <w:r>
        <w:t>R</w:t>
      </w:r>
      <w:r>
        <w:rPr>
          <w:vertAlign w:val="subscript"/>
        </w:rPr>
        <w:t>bottom</w:t>
      </w:r>
      <w:proofErr w:type="spellEnd"/>
      <w:r>
        <w:rPr>
          <w:vertAlign w:val="subscript"/>
        </w:rPr>
        <w:t xml:space="preserve"> </w:t>
      </w:r>
      <w:r>
        <w:t xml:space="preserve">which is the corresponding radius of contact are all obtained from the simulation output for </w:t>
      </w:r>
      <w:del w:id="64" w:author="Michael Kappl" w:date="2020-11-16T11:34:00Z">
        <w:r w:rsidDel="004E6B42">
          <w:delText xml:space="preserve">an </w:delText>
        </w:r>
      </w:del>
      <w:ins w:id="65" w:author="Michael Kappl" w:date="2020-11-16T11:34:00Z">
        <w:r w:rsidR="004E6B42">
          <w:t xml:space="preserve">the </w:t>
        </w:r>
      </w:ins>
      <w:r>
        <w:t xml:space="preserve">equilibrium </w:t>
      </w:r>
      <w:ins w:id="66" w:author="Michael Kappl" w:date="2020-11-16T11:34:00Z">
        <w:r w:rsidR="004E6B42">
          <w:t>adhesive fluid liquid bridge shape</w:t>
        </w:r>
      </w:ins>
      <w:del w:id="67" w:author="Michael Kappl" w:date="2020-11-16T11:34:00Z">
        <w:r w:rsidDel="004E6B42">
          <w:delText>surface</w:delText>
        </w:r>
      </w:del>
      <w:r>
        <w:t>.</w:t>
      </w:r>
    </w:p>
    <w:p w14:paraId="00DBAA03" w14:textId="05AF627D" w:rsidR="007840FA" w:rsidRDefault="00E14F3D">
      <w:pPr>
        <w:spacing w:line="258" w:lineRule="auto"/>
        <w:ind w:left="-15" w:firstLine="351"/>
      </w:pPr>
      <w:r>
        <w:t xml:space="preserve">The gap distance d is varied by fixed steps and </w:t>
      </w:r>
      <w:del w:id="68" w:author="Michael Kappl" w:date="2020-11-16T11:35:00Z">
        <w:r w:rsidDel="004E6B42">
          <w:delText xml:space="preserve">evolved </w:delText>
        </w:r>
      </w:del>
      <w:ins w:id="69" w:author="Michael Kappl" w:date="2020-11-16T11:35:00Z">
        <w:r w:rsidR="004E6B42">
          <w:t xml:space="preserve">the capillary force is calculated </w:t>
        </w:r>
      </w:ins>
      <w:r>
        <w:t xml:space="preserve">each time to obtain force-distance curves for a particular choice of </w:t>
      </w:r>
      <w:commentRangeStart w:id="70"/>
      <w:commentRangeStart w:id="71"/>
      <w:r>
        <w:t xml:space="preserve">D and </w:t>
      </w:r>
      <w:r>
        <w:rPr>
          <w:sz w:val="37"/>
          <w:vertAlign w:val="subscript"/>
        </w:rPr>
        <w:t>θ</w:t>
      </w:r>
      <w:commentRangeEnd w:id="70"/>
      <w:r w:rsidR="004E6B42">
        <w:rPr>
          <w:rStyle w:val="CommentReference"/>
        </w:rPr>
        <w:commentReference w:id="70"/>
      </w:r>
      <w:commentRangeEnd w:id="71"/>
      <w:r w:rsidR="00906B06">
        <w:rPr>
          <w:rStyle w:val="CommentReference"/>
        </w:rPr>
        <w:commentReference w:id="71"/>
      </w:r>
      <w:r>
        <w:t>.</w:t>
      </w:r>
    </w:p>
    <w:p w14:paraId="0615F48F" w14:textId="77777777" w:rsidR="007840FA" w:rsidRDefault="00E14F3D">
      <w:pPr>
        <w:spacing w:line="325" w:lineRule="auto"/>
        <w:ind w:left="-15" w:firstLine="351"/>
      </w:pPr>
      <w:r>
        <w:t xml:space="preserve">For the case of a bubble bridge, the same method is followed except the contact angle is now defined as the complementary value for convenience, since </w:t>
      </w:r>
      <w:proofErr w:type="spellStart"/>
      <w:r>
        <w:rPr>
          <w:sz w:val="37"/>
          <w:vertAlign w:val="subscript"/>
        </w:rPr>
        <w:t>θ</w:t>
      </w:r>
      <w:r>
        <w:rPr>
          <w:vertAlign w:val="subscript"/>
        </w:rPr>
        <w:t>wa</w:t>
      </w:r>
      <w:r>
        <w:t>relative</w:t>
      </w:r>
      <w:proofErr w:type="spellEnd"/>
      <w:r>
        <w:t xml:space="preserve"> to water is used to characterize the substrate wettability.</w:t>
      </w:r>
    </w:p>
    <w:p w14:paraId="1353BFA9" w14:textId="77777777" w:rsidR="007840FA" w:rsidRDefault="00E14F3D">
      <w:pPr>
        <w:pStyle w:val="Heading2"/>
        <w:ind w:left="704" w:hanging="719"/>
      </w:pPr>
      <w:r>
        <w:lastRenderedPageBreak/>
        <w:t>Results</w:t>
      </w:r>
    </w:p>
    <w:p w14:paraId="0EEC6DBA" w14:textId="77777777" w:rsidR="007840FA" w:rsidRDefault="00E14F3D">
      <w:pPr>
        <w:pStyle w:val="Heading3"/>
        <w:ind w:left="807" w:hanging="822"/>
      </w:pPr>
      <w:r>
        <w:t>Capillary force of a pinned liquid bridge</w:t>
      </w:r>
    </w:p>
    <w:p w14:paraId="1F3A3D0A" w14:textId="72AC938E" w:rsidR="007840FA" w:rsidRDefault="00E14F3D">
      <w:pPr>
        <w:ind w:left="-5"/>
      </w:pPr>
      <w:r>
        <w:t xml:space="preserve">Forces due to single pinned capillary liquid bridge in contact with a substrate are obtained via simulations (Figure2). Capillary forces are more attractive for smaller contact angles. The </w:t>
      </w:r>
      <w:ins w:id="72" w:author="Michael Kappl" w:date="2020-11-16T11:37:00Z">
        <w:r w:rsidR="005E2EBE">
          <w:t>L</w:t>
        </w:r>
      </w:ins>
      <w:del w:id="73" w:author="Michael Kappl" w:date="2020-11-16T11:37:00Z">
        <w:r w:rsidDel="005E2EBE">
          <w:delText>l</w:delText>
        </w:r>
      </w:del>
      <w:r>
        <w:t xml:space="preserve">aplace pressure contribution to the net adhesion force dominates for contact angles less than 100° (Figure2 b). Interestingly, its contribution to adhesion force is mostly </w:t>
      </w:r>
      <w:proofErr w:type="spellStart"/>
      <w:r>
        <w:t>nonrepulsive</w:t>
      </w:r>
      <w:proofErr w:type="spellEnd"/>
      <w:r>
        <w:t xml:space="preserve"> for contact angles greater than 90°. This is because the low volume of fluid and pinned contact line prevents the fluid bridge from having a high positive curvature due to geometric </w:t>
      </w:r>
      <w:proofErr w:type="gramStart"/>
      <w:r>
        <w:t>constraints .</w:t>
      </w:r>
      <w:proofErr w:type="gramEnd"/>
      <w:r>
        <w:t xml:space="preserve"> Only for a contact angle of 150° does the fluid curvature </w:t>
      </w:r>
      <w:del w:id="74" w:author="Michael Kappl" w:date="2020-11-16T11:38:00Z">
        <w:r w:rsidDel="005E2EBE">
          <w:delText>have a slightly</w:delText>
        </w:r>
      </w:del>
      <w:ins w:id="75" w:author="Michael Kappl" w:date="2020-11-16T11:38:00Z">
        <w:r w:rsidR="005E2EBE">
          <w:t>become</w:t>
        </w:r>
      </w:ins>
      <w:r>
        <w:t xml:space="preserve"> positive</w:t>
      </w:r>
      <w:del w:id="76" w:author="Michael Kappl" w:date="2020-11-16T11:38:00Z">
        <w:r w:rsidDel="005E2EBE">
          <w:delText xml:space="preserve"> curvature</w:delText>
        </w:r>
      </w:del>
      <w:r>
        <w:t xml:space="preserve">, manifested in its slightly repulsive </w:t>
      </w:r>
      <w:del w:id="77" w:author="Michael Kappl" w:date="2020-11-16T11:38:00Z">
        <w:r w:rsidDel="005E2EBE">
          <w:delText>l</w:delText>
        </w:r>
      </w:del>
      <w:ins w:id="78" w:author="Michael Kappl" w:date="2020-11-16T11:38:00Z">
        <w:r w:rsidR="005E2EBE">
          <w:t>L</w:t>
        </w:r>
      </w:ins>
      <w:r>
        <w:t xml:space="preserve">aplace contribution. Surface tension makes a significant contribution to the net force only for high contact angles greater than 70°. For contact angles greater than 150°, the net </w:t>
      </w:r>
      <w:ins w:id="79" w:author="Michael Kappl" w:date="2020-11-16T11:39:00Z">
        <w:r w:rsidR="005E2EBE">
          <w:t xml:space="preserve">adhesive </w:t>
        </w:r>
      </w:ins>
      <w:r>
        <w:t>force approaches zero</w:t>
      </w:r>
      <w:del w:id="80" w:author="Michael Kappl" w:date="2020-11-16T11:39:00Z">
        <w:r w:rsidDel="005E2EBE">
          <w:delText xml:space="preserve"> regardless</w:delText>
        </w:r>
      </w:del>
      <w:r>
        <w:t xml:space="preserve">. Since </w:t>
      </w:r>
      <w:del w:id="81" w:author="Michael Kappl" w:date="2020-11-16T11:39:00Z">
        <w:r w:rsidDel="005E2EBE">
          <w:delText>l</w:delText>
        </w:r>
      </w:del>
      <w:ins w:id="82" w:author="Michael Kappl" w:date="2020-11-16T11:39:00Z">
        <w:r w:rsidR="005E2EBE">
          <w:t>L</w:t>
        </w:r>
      </w:ins>
      <w:r>
        <w:t>aplace pressure is an indicator of the fluid bridge shape, one can make a general statement that the shape of the fluid bridge primarily determines the strength of its adhesion force for low and high contact angles. High adhesion is thus seen for contact angles less than 70° due to a net negative curvature of the fluid shape, while low adhesion is seen for contact angles greater than 150° due to its net curvature being close to zero.</w:t>
      </w:r>
    </w:p>
    <w:p w14:paraId="184464B6" w14:textId="210FAF36" w:rsidR="007840FA" w:rsidRDefault="00E14F3D">
      <w:pPr>
        <w:spacing w:after="358"/>
        <w:ind w:left="-15" w:firstLine="351"/>
      </w:pPr>
      <w:r>
        <w:t xml:space="preserve">The force-distance curves show a general trend of being repulsive at small distances (Figure2 a). This is a result of the pinned contact line constraint. A limited volume is available for the fluid to occupy when the gap distance is low, causing the fluid shape to bulge outward near the pinned contact line. This creates a net positive curvature, resulting in a positive </w:t>
      </w:r>
      <w:del w:id="83" w:author="Michael Kappl" w:date="2020-11-16T11:41:00Z">
        <w:r w:rsidDel="00575A70">
          <w:delText>l</w:delText>
        </w:r>
      </w:del>
      <w:ins w:id="84" w:author="Michael Kappl" w:date="2020-11-16T11:41:00Z">
        <w:r w:rsidR="00575A70">
          <w:t>L</w:t>
        </w:r>
      </w:ins>
      <w:r>
        <w:t>aplace pressure and thus repulsion.</w:t>
      </w:r>
    </w:p>
    <w:p w14:paraId="12D84906" w14:textId="77777777" w:rsidR="007840FA" w:rsidRDefault="00E14F3D">
      <w:pPr>
        <w:pStyle w:val="Heading3"/>
        <w:ind w:left="807" w:hanging="822"/>
      </w:pPr>
      <w:r>
        <w:t>Capillary Bridge Model: Effect of substrate</w:t>
      </w:r>
    </w:p>
    <w:p w14:paraId="0E7639C8" w14:textId="77777777" w:rsidR="007840FA" w:rsidRDefault="00E14F3D">
      <w:pPr>
        <w:ind w:left="-5"/>
      </w:pPr>
      <w:r>
        <w:t>The normalized force-distance curves for a hairy pad system on a hydrophilic and hydrophobic substrate are predicted based on Capillary Bridge Model (Figure 3). The forces for each</w:t>
      </w:r>
    </w:p>
    <w:p w14:paraId="689375E3" w14:textId="77777777" w:rsidR="007840FA" w:rsidRDefault="00E14F3D">
      <w:pPr>
        <w:spacing w:after="200" w:line="259" w:lineRule="auto"/>
        <w:ind w:left="58" w:firstLine="0"/>
        <w:jc w:val="left"/>
      </w:pPr>
      <w:r>
        <w:rPr>
          <w:noProof/>
        </w:rPr>
        <w:lastRenderedPageBreak/>
        <w:drawing>
          <wp:inline distT="0" distB="0" distL="0" distR="0" wp14:anchorId="2CA6D8EC" wp14:editId="17DCAD1B">
            <wp:extent cx="5824728" cy="2554224"/>
            <wp:effectExtent l="0" t="0" r="0" b="0"/>
            <wp:docPr id="38815" name="Picture 38815"/>
            <wp:cNvGraphicFramePr/>
            <a:graphic xmlns:a="http://schemas.openxmlformats.org/drawingml/2006/main">
              <a:graphicData uri="http://schemas.openxmlformats.org/drawingml/2006/picture">
                <pic:pic xmlns:pic="http://schemas.openxmlformats.org/drawingml/2006/picture">
                  <pic:nvPicPr>
                    <pic:cNvPr id="38815" name="Picture 38815"/>
                    <pic:cNvPicPr/>
                  </pic:nvPicPr>
                  <pic:blipFill>
                    <a:blip r:embed="rId14"/>
                    <a:stretch>
                      <a:fillRect/>
                    </a:stretch>
                  </pic:blipFill>
                  <pic:spPr>
                    <a:xfrm>
                      <a:off x="0" y="0"/>
                      <a:ext cx="5824728" cy="2554224"/>
                    </a:xfrm>
                    <a:prstGeom prst="rect">
                      <a:avLst/>
                    </a:prstGeom>
                  </pic:spPr>
                </pic:pic>
              </a:graphicData>
            </a:graphic>
          </wp:inline>
        </w:drawing>
      </w:r>
    </w:p>
    <w:p w14:paraId="7C1E6332" w14:textId="77777777" w:rsidR="007840FA" w:rsidRDefault="00E14F3D">
      <w:pPr>
        <w:spacing w:after="435" w:line="238" w:lineRule="auto"/>
        <w:ind w:left="-5"/>
      </w:pPr>
      <w:commentRangeStart w:id="85"/>
      <w:r>
        <w:t>Figure 2</w:t>
      </w:r>
      <w:commentRangeEnd w:id="85"/>
      <w:r w:rsidR="00575A70">
        <w:rPr>
          <w:rStyle w:val="CommentReference"/>
        </w:rPr>
        <w:commentReference w:id="85"/>
      </w:r>
      <w:r>
        <w:t xml:space="preserve">: Normalized capillary force of a single liquid meniscus in contact with a substrate below and pinned to a circular perimeter on top. Fluid size parameter </w:t>
      </w:r>
      <w:proofErr w:type="spellStart"/>
      <w:r>
        <w:rPr>
          <w:rFonts w:ascii="Cambria" w:eastAsia="Cambria" w:hAnsi="Cambria" w:cs="Cambria"/>
          <w:i/>
        </w:rPr>
        <w:t>φ</w:t>
      </w:r>
      <w:r>
        <w:rPr>
          <w:vertAlign w:val="subscript"/>
        </w:rPr>
        <w:t>f</w:t>
      </w:r>
      <w:proofErr w:type="spellEnd"/>
      <w:r>
        <w:rPr>
          <w:vertAlign w:val="subscript"/>
        </w:rPr>
        <w:t xml:space="preserve"> </w:t>
      </w:r>
      <w:r>
        <w:t>= 2. Negative value represents attractive force. a) Force-distance curves are shown for different contact angles of the liquid with the substrate b) Adhesion force, calculated from the minima of the corresponding force-distance curve is plotted as a function of contact angle with substrate. Laplace and surface tension contributions to the net total adhesion force are also shown.</w:t>
      </w:r>
    </w:p>
    <w:p w14:paraId="34D07E49" w14:textId="77777777" w:rsidR="007840FA" w:rsidRDefault="00E14F3D">
      <w:pPr>
        <w:ind w:left="-5"/>
      </w:pPr>
      <w:r>
        <w:t xml:space="preserve">type of contact </w:t>
      </w:r>
      <w:proofErr w:type="gramStart"/>
      <w:r>
        <w:t>are</w:t>
      </w:r>
      <w:proofErr w:type="gramEnd"/>
      <w:r>
        <w:t xml:space="preserve"> calculated from equations (1) and (2). Rest of the parameters are kept constant for a direct comparison of the effect of contact type and substrate chemistry.</w:t>
      </w:r>
    </w:p>
    <w:p w14:paraId="3D897995" w14:textId="3B96A28D" w:rsidR="007840FA" w:rsidRDefault="00AE44E3">
      <w:pPr>
        <w:ind w:left="-15" w:firstLine="351"/>
      </w:pPr>
      <w:ins w:id="86" w:author="Michael Kappl" w:date="2020-11-16T12:31:00Z">
        <w:r>
          <w:t>O</w:t>
        </w:r>
      </w:ins>
      <w:ins w:id="87" w:author="Michael Kappl" w:date="2020-11-16T12:30:00Z">
        <w:r>
          <w:t>n the hydrophilic substrate</w:t>
        </w:r>
      </w:ins>
      <w:ins w:id="88" w:author="Michael Kappl" w:date="2020-11-16T12:31:00Z">
        <w:r>
          <w:t>,</w:t>
        </w:r>
      </w:ins>
      <w:ins w:id="89" w:author="Michael Kappl" w:date="2020-11-16T12:30:00Z">
        <w:r>
          <w:t xml:space="preserve"> </w:t>
        </w:r>
      </w:ins>
      <w:del w:id="90" w:author="Michael Kappl" w:date="2020-11-16T12:31:00Z">
        <w:r w:rsidR="00E14F3D" w:rsidDel="00AE44E3">
          <w:delText>C</w:delText>
        </w:r>
      </w:del>
      <w:ins w:id="91" w:author="Michael Kappl" w:date="2020-11-16T12:31:00Z">
        <w:r>
          <w:t>c</w:t>
        </w:r>
      </w:ins>
      <w:r w:rsidR="00E14F3D">
        <w:t>ontact in air shows the highest attractive forces</w:t>
      </w:r>
      <w:del w:id="92" w:author="Michael Kappl" w:date="2020-11-16T12:30:00Z">
        <w:r w:rsidR="00E14F3D" w:rsidDel="00AE44E3">
          <w:delText xml:space="preserve"> on the hydrophilic substrate</w:delText>
        </w:r>
      </w:del>
      <w:r w:rsidR="00E14F3D">
        <w:t xml:space="preserve">. In underwater, the “wet” contact shows close to no adhesion while “bubble” contact shows moderate adhesion. In contrast, for a hydrophilic substrate, the highest attractive forces are seen in underwater “wet” contact, much larger than adhesion in air. Even underwater “bubble” contact has slightly higher adhesion than in air. Note that we have eliminated the effect of contact area by fixing the area fraction </w:t>
      </w:r>
      <w:r w:rsidR="00E14F3D">
        <w:rPr>
          <w:sz w:val="37"/>
          <w:vertAlign w:val="subscript"/>
        </w:rPr>
        <w:t xml:space="preserve">α </w:t>
      </w:r>
      <w:r w:rsidR="00E14F3D">
        <w:t>1 and pad/hair size (</w:t>
      </w:r>
      <w:proofErr w:type="spellStart"/>
      <w:r w:rsidR="00E14F3D">
        <w:t>D</w:t>
      </w:r>
      <w:r w:rsidR="00E14F3D">
        <w:rPr>
          <w:vertAlign w:val="subscript"/>
        </w:rPr>
        <w:t>p</w:t>
      </w:r>
      <w:proofErr w:type="spellEnd"/>
      <w:r w:rsidR="00E14F3D">
        <w:t>/D</w:t>
      </w:r>
      <w:r w:rsidR="00E14F3D">
        <w:rPr>
          <w:vertAlign w:val="subscript"/>
        </w:rPr>
        <w:t>h</w:t>
      </w:r>
      <w:r w:rsidR="00E14F3D">
        <w:t>). All curves correspond to the same total hair contact area. The above effects can thus be attributed solely to how capillary force changes for each type of contact.</w:t>
      </w:r>
    </w:p>
    <w:p w14:paraId="5E0A1268" w14:textId="77777777" w:rsidR="007840FA" w:rsidRDefault="00E14F3D">
      <w:pPr>
        <w:ind w:left="-15" w:firstLine="351"/>
      </w:pPr>
      <w:r>
        <w:t>On a hydrophilic substrate, contact angle of the oily adhesive fluid is 6° (Table (1)) when surrounded by air and 150° when surrounded by water, as calculated from equation</w:t>
      </w:r>
    </w:p>
    <w:p w14:paraId="43711259" w14:textId="693E69B5" w:rsidR="007840FA" w:rsidRDefault="00E14F3D">
      <w:pPr>
        <w:ind w:left="-5"/>
      </w:pPr>
      <w:r>
        <w:lastRenderedPageBreak/>
        <w:t xml:space="preserve">(3). This results in the capillary bridge shape having a net negative and slightly positive curvatures respectively (Figure 9). Since </w:t>
      </w:r>
      <w:ins w:id="93" w:author="Michael Kappl" w:date="2020-11-16T12:32:00Z">
        <w:r w:rsidR="00AE44E3">
          <w:t>L</w:t>
        </w:r>
      </w:ins>
      <w:del w:id="94" w:author="Michael Kappl" w:date="2020-11-16T12:32:00Z">
        <w:r w:rsidDel="00AE44E3">
          <w:delText>l</w:delText>
        </w:r>
      </w:del>
      <w:r>
        <w:t>aplace contribution controls capillary force at such extreme contact angles (see section 2.3.2), the fluid bridges show strong adhesion in air while underwater, it shows little to no adhesion.</w:t>
      </w:r>
    </w:p>
    <w:p w14:paraId="63D9AFC1" w14:textId="0FD39382" w:rsidR="007840FA" w:rsidRDefault="00E14F3D">
      <w:pPr>
        <w:ind w:left="-15" w:firstLine="351"/>
      </w:pPr>
      <w:r>
        <w:t xml:space="preserve">On a hydrophobic substrate, </w:t>
      </w:r>
      <w:ins w:id="95" w:author="Michael Kappl" w:date="2020-11-16T12:32:00Z">
        <w:r w:rsidR="00AE44E3">
          <w:t xml:space="preserve">however, </w:t>
        </w:r>
      </w:ins>
      <w:r>
        <w:t xml:space="preserve">the contact angles of the fluid in air and water are </w:t>
      </w:r>
      <w:del w:id="96" w:author="Michael Kappl" w:date="2020-11-16T12:32:00Z">
        <w:r w:rsidDel="00AE44E3">
          <w:delText xml:space="preserve">similarly </w:delText>
        </w:r>
      </w:del>
      <w:r>
        <w:t xml:space="preserve">50° and 1° respectively. In both cases, the contact angles are low, resulting in a net attractive force in both types of contact. Additionally, the interfacial tension of the oily fluid underwater </w:t>
      </w:r>
      <w:proofErr w:type="gramStart"/>
      <w:r>
        <w:t xml:space="preserve">( </w:t>
      </w:r>
      <w:proofErr w:type="spellStart"/>
      <w:r>
        <w:rPr>
          <w:sz w:val="37"/>
          <w:vertAlign w:val="subscript"/>
        </w:rPr>
        <w:t>γ</w:t>
      </w:r>
      <w:proofErr w:type="gramEnd"/>
      <w:r>
        <w:rPr>
          <w:vertAlign w:val="subscript"/>
        </w:rPr>
        <w:t>fw</w:t>
      </w:r>
      <w:proofErr w:type="spellEnd"/>
      <w:r>
        <w:t>) is twice that of in air (</w:t>
      </w:r>
      <w:proofErr w:type="spellStart"/>
      <w:r>
        <w:rPr>
          <w:sz w:val="37"/>
          <w:vertAlign w:val="subscript"/>
        </w:rPr>
        <w:t>γ</w:t>
      </w:r>
      <w:r>
        <w:rPr>
          <w:vertAlign w:val="subscript"/>
        </w:rPr>
        <w:t>fa</w:t>
      </w:r>
      <w:proofErr w:type="spellEnd"/>
      <w:r>
        <w:t>).Thus, we see higher attractive force in an underwater “wet” contact when compared to contact in air.</w:t>
      </w:r>
    </w:p>
    <w:p w14:paraId="31386DA2" w14:textId="28DF2535" w:rsidR="007840FA" w:rsidRDefault="00E14F3D">
      <w:pPr>
        <w:ind w:left="-15" w:firstLine="351"/>
      </w:pPr>
      <w:r>
        <w:t xml:space="preserve">The net force in the underwater “bubble” contact mainly depends on the proportion of hairs that are inside the bubble surrounded by air or outside the bubble surrounded by water (see equation (2)). For the given choice of bubble size </w:t>
      </w:r>
      <w:ins w:id="97" w:author="Michael Kappl" w:date="2020-11-16T12:33:00Z">
        <w:r w:rsidR="00AE44E3">
          <w:t>(</w:t>
        </w:r>
      </w:ins>
      <w:r>
        <w:t xml:space="preserve">parameter </w:t>
      </w:r>
      <w:proofErr w:type="spellStart"/>
      <w:r>
        <w:rPr>
          <w:rFonts w:ascii="Cambria" w:eastAsia="Cambria" w:hAnsi="Cambria" w:cs="Cambria"/>
          <w:i/>
        </w:rPr>
        <w:t>φ</w:t>
      </w:r>
      <w:r>
        <w:rPr>
          <w:vertAlign w:val="subscript"/>
        </w:rPr>
        <w:t>b</w:t>
      </w:r>
      <w:proofErr w:type="spellEnd"/>
      <w:ins w:id="98" w:author="Michael Kappl" w:date="2020-11-16T12:33:00Z">
        <w:r w:rsidR="00AE44E3">
          <w:t>)</w:t>
        </w:r>
      </w:ins>
      <w:r>
        <w:t>, only part of the hairs are inside the bubble for the hydrophilic substrate while all the hairs are inside the bubble for the hydrophobic substrate. This is why its force curve lies in between air and underwater “wet” contact on a hydrophilic substrate, and closely follows air contact for hydrophobic substrate.</w:t>
      </w:r>
    </w:p>
    <w:p w14:paraId="5CD2B69E" w14:textId="5CB37AD7" w:rsidR="007840FA" w:rsidRDefault="00E14F3D">
      <w:pPr>
        <w:spacing w:after="358"/>
        <w:ind w:left="-15" w:firstLine="351"/>
      </w:pPr>
      <w:r>
        <w:t xml:space="preserve">The contribution </w:t>
      </w:r>
      <w:ins w:id="99" w:author="Michael Kappl" w:date="2020-11-16T12:34:00Z">
        <w:r w:rsidR="00AE44E3">
          <w:t xml:space="preserve">of capillary force created by </w:t>
        </w:r>
      </w:ins>
      <w:del w:id="100" w:author="Michael Kappl" w:date="2020-11-16T12:34:00Z">
        <w:r w:rsidDel="00AE44E3">
          <w:delText xml:space="preserve">of </w:delText>
        </w:r>
      </w:del>
      <w:r>
        <w:t>the bubble alone to the net force in underwater “bubble” contact is negligible for both hydrophilic and hydrophobic substrates (Figure 3). Its contribution is slightly repulsive on the hydrophilic substrate due to the positive curvature of the bubble, and slightly attractive on the hydrophobic substrate due to its negative curvature. This small contribution is manifested by a small downward shift in the underwater “bubble” contact force curve on hydrophobic substrate. Here, all the hairs are trapped inside the bubble and thus its slightly higher adhesion relative to air contact is due to the small additional contribution of the bubble.</w:t>
      </w:r>
    </w:p>
    <w:p w14:paraId="1AB4B247" w14:textId="77777777" w:rsidR="007840FA" w:rsidRDefault="00E14F3D">
      <w:pPr>
        <w:pStyle w:val="Heading3"/>
        <w:ind w:left="807" w:hanging="822"/>
      </w:pPr>
      <w:r>
        <w:lastRenderedPageBreak/>
        <w:t>Capillary Bridge Model: Effect of hair size</w:t>
      </w:r>
    </w:p>
    <w:p w14:paraId="21281055" w14:textId="77777777" w:rsidR="007840FA" w:rsidRDefault="00E14F3D">
      <w:pPr>
        <w:ind w:left="-5"/>
      </w:pPr>
      <w:r>
        <w:t xml:space="preserve">The effect of changing hair or pad diameter to the net adhesion force is compared by varying the parameter </w:t>
      </w:r>
      <w:proofErr w:type="spellStart"/>
      <w:r>
        <w:t>D</w:t>
      </w:r>
      <w:r>
        <w:rPr>
          <w:vertAlign w:val="subscript"/>
        </w:rPr>
        <w:t>p</w:t>
      </w:r>
      <w:proofErr w:type="spellEnd"/>
      <w:r>
        <w:t>/D</w:t>
      </w:r>
      <w:r>
        <w:rPr>
          <w:vertAlign w:val="subscript"/>
        </w:rPr>
        <w:t xml:space="preserve">h </w:t>
      </w:r>
      <w:r>
        <w:t>for hydrophilic and hydrophobic substrates (Figure 4). We can</w:t>
      </w:r>
    </w:p>
    <w:p w14:paraId="19074BBF" w14:textId="77777777" w:rsidR="007840FA" w:rsidRDefault="00E14F3D">
      <w:pPr>
        <w:spacing w:after="239" w:line="259" w:lineRule="auto"/>
        <w:ind w:left="53" w:firstLine="0"/>
        <w:jc w:val="left"/>
      </w:pPr>
      <w:r>
        <w:rPr>
          <w:noProof/>
        </w:rPr>
        <w:drawing>
          <wp:inline distT="0" distB="0" distL="0" distR="0" wp14:anchorId="07E99058" wp14:editId="265347E7">
            <wp:extent cx="5827776" cy="2575560"/>
            <wp:effectExtent l="0" t="0" r="0" b="0"/>
            <wp:docPr id="38817" name="Picture 38817"/>
            <wp:cNvGraphicFramePr/>
            <a:graphic xmlns:a="http://schemas.openxmlformats.org/drawingml/2006/main">
              <a:graphicData uri="http://schemas.openxmlformats.org/drawingml/2006/picture">
                <pic:pic xmlns:pic="http://schemas.openxmlformats.org/drawingml/2006/picture">
                  <pic:nvPicPr>
                    <pic:cNvPr id="38817" name="Picture 38817"/>
                    <pic:cNvPicPr/>
                  </pic:nvPicPr>
                  <pic:blipFill>
                    <a:blip r:embed="rId15"/>
                    <a:stretch>
                      <a:fillRect/>
                    </a:stretch>
                  </pic:blipFill>
                  <pic:spPr>
                    <a:xfrm>
                      <a:off x="0" y="0"/>
                      <a:ext cx="5827776" cy="2575560"/>
                    </a:xfrm>
                    <a:prstGeom prst="rect">
                      <a:avLst/>
                    </a:prstGeom>
                  </pic:spPr>
                </pic:pic>
              </a:graphicData>
            </a:graphic>
          </wp:inline>
        </w:drawing>
      </w:r>
    </w:p>
    <w:p w14:paraId="47F1A113" w14:textId="77777777" w:rsidR="007840FA" w:rsidRDefault="00E14F3D">
      <w:pPr>
        <w:spacing w:after="451" w:line="240" w:lineRule="auto"/>
        <w:ind w:left="-5"/>
      </w:pPr>
      <w:commentRangeStart w:id="101"/>
      <w:r>
        <w:t xml:space="preserve">Figure </w:t>
      </w:r>
      <w:commentRangeEnd w:id="101"/>
      <w:r w:rsidR="00D156E2">
        <w:rPr>
          <w:rStyle w:val="CommentReference"/>
        </w:rPr>
        <w:commentReference w:id="101"/>
      </w:r>
      <w:r>
        <w:t>3: Theoretical force-distance curves of a hairy pad system on a hydrophilic (left) and hydrophobic (right) substrate in air and underwater conditions. Negative value represents attractive force. Normalized forces are calculated from Capillary Bridge Model, with model parameters listed in Table 1. The bubble’s contribution to the net force for an “Underwater: Bubble” contact is denoted by plus symbols. Pad to hair size ratio (</w:t>
      </w:r>
      <w:proofErr w:type="spellStart"/>
      <w:r>
        <w:t>D</w:t>
      </w:r>
      <w:r>
        <w:rPr>
          <w:vertAlign w:val="subscript"/>
        </w:rPr>
        <w:t>p</w:t>
      </w:r>
      <w:proofErr w:type="spellEnd"/>
      <w:r>
        <w:t>/D</w:t>
      </w:r>
      <w:r>
        <w:rPr>
          <w:vertAlign w:val="subscript"/>
        </w:rPr>
        <w:t>h</w:t>
      </w:r>
      <w:r>
        <w:t xml:space="preserve">) and bubble size parameter </w:t>
      </w:r>
      <w:proofErr w:type="gramStart"/>
      <w:r>
        <w:t xml:space="preserve">( </w:t>
      </w:r>
      <w:proofErr w:type="spellStart"/>
      <w:r>
        <w:rPr>
          <w:rFonts w:ascii="Cambria" w:eastAsia="Cambria" w:hAnsi="Cambria" w:cs="Cambria"/>
          <w:i/>
        </w:rPr>
        <w:t>φ</w:t>
      </w:r>
      <w:proofErr w:type="gramEnd"/>
      <w:r>
        <w:rPr>
          <w:vertAlign w:val="subscript"/>
        </w:rPr>
        <w:t>b</w:t>
      </w:r>
      <w:proofErr w:type="spellEnd"/>
      <w:r>
        <w:t>) are kept fixed</w:t>
      </w:r>
    </w:p>
    <w:p w14:paraId="1BBD22B5" w14:textId="77777777" w:rsidR="007840FA" w:rsidRDefault="00E14F3D">
      <w:pPr>
        <w:ind w:left="-5"/>
      </w:pPr>
      <w:r>
        <w:t xml:space="preserve">interpret Figure 4 by assuming the pad diameter </w:t>
      </w:r>
      <w:proofErr w:type="spellStart"/>
      <w:r>
        <w:t>D</w:t>
      </w:r>
      <w:r>
        <w:rPr>
          <w:vertAlign w:val="subscript"/>
        </w:rPr>
        <w:t>p</w:t>
      </w:r>
      <w:proofErr w:type="spellEnd"/>
      <w:r>
        <w:rPr>
          <w:vertAlign w:val="subscript"/>
        </w:rPr>
        <w:t xml:space="preserve"> </w:t>
      </w:r>
      <w:r>
        <w:t xml:space="preserve">to be fixed. </w:t>
      </w:r>
      <w:proofErr w:type="gramStart"/>
      <w:r>
        <w:t>Thus</w:t>
      </w:r>
      <w:proofErr w:type="gramEnd"/>
      <w:r>
        <w:t xml:space="preserve"> higher </w:t>
      </w:r>
      <w:proofErr w:type="spellStart"/>
      <w:r>
        <w:t>D</w:t>
      </w:r>
      <w:r>
        <w:rPr>
          <w:vertAlign w:val="subscript"/>
        </w:rPr>
        <w:t>p</w:t>
      </w:r>
      <w:proofErr w:type="spellEnd"/>
      <w:r>
        <w:t>/</w:t>
      </w:r>
      <w:proofErr w:type="spellStart"/>
      <w:r>
        <w:t>D</w:t>
      </w:r>
      <w:r>
        <w:rPr>
          <w:vertAlign w:val="subscript"/>
        </w:rPr>
        <w:t>h</w:t>
      </w:r>
      <w:r>
        <w:t>implies</w:t>
      </w:r>
      <w:proofErr w:type="spellEnd"/>
      <w:r>
        <w:t xml:space="preserve"> smaller hair size while keeping the total hair contact area and bubble volume constant since α, </w:t>
      </w:r>
      <w:proofErr w:type="spellStart"/>
      <w:r>
        <w:rPr>
          <w:rFonts w:ascii="Cambria" w:eastAsia="Cambria" w:hAnsi="Cambria" w:cs="Cambria"/>
          <w:i/>
        </w:rPr>
        <w:t>φ</w:t>
      </w:r>
      <w:r>
        <w:rPr>
          <w:vertAlign w:val="subscript"/>
        </w:rPr>
        <w:t>b</w:t>
      </w:r>
      <w:proofErr w:type="spellEnd"/>
      <w:r>
        <w:rPr>
          <w:vertAlign w:val="subscript"/>
        </w:rPr>
        <w:t xml:space="preserve"> </w:t>
      </w:r>
      <w:r>
        <w:t xml:space="preserve">and </w:t>
      </w:r>
      <w:proofErr w:type="spellStart"/>
      <w:r>
        <w:t>D</w:t>
      </w:r>
      <w:r>
        <w:rPr>
          <w:vertAlign w:val="subscript"/>
        </w:rPr>
        <w:t>p</w:t>
      </w:r>
      <w:proofErr w:type="spellEnd"/>
      <w:r>
        <w:rPr>
          <w:vertAlign w:val="subscript"/>
        </w:rPr>
        <w:t xml:space="preserve"> </w:t>
      </w:r>
      <w:r>
        <w:t>are fixed.</w:t>
      </w:r>
    </w:p>
    <w:p w14:paraId="41E93433" w14:textId="77777777" w:rsidR="007840FA" w:rsidRDefault="00E14F3D">
      <w:pPr>
        <w:ind w:left="-15" w:firstLine="351"/>
      </w:pPr>
      <w:r>
        <w:t xml:space="preserve">Adhesion force increases with decreasing </w:t>
      </w:r>
      <w:proofErr w:type="spellStart"/>
      <w:r>
        <w:t>D</w:t>
      </w:r>
      <w:r>
        <w:rPr>
          <w:vertAlign w:val="subscript"/>
        </w:rPr>
        <w:t>h</w:t>
      </w:r>
      <w:r>
        <w:t>for</w:t>
      </w:r>
      <w:proofErr w:type="spellEnd"/>
      <w:r>
        <w:t xml:space="preserve"> both hydrophilic and hydrophobic substrates in all contact types. This is consistent with the “contact splitting” theory which predicts higher adhesion on splitting contacts to smaller size</w:t>
      </w:r>
      <w:r>
        <w:rPr>
          <w:vertAlign w:val="superscript"/>
        </w:rPr>
        <w:t>18</w:t>
      </w:r>
      <w:r>
        <w:t xml:space="preserve">. Since </w:t>
      </w:r>
      <w:proofErr w:type="spellStart"/>
      <w:r>
        <w:rPr>
          <w:rFonts w:ascii="Cambria" w:eastAsia="Cambria" w:hAnsi="Cambria" w:cs="Cambria"/>
          <w:i/>
        </w:rPr>
        <w:t>φ</w:t>
      </w:r>
      <w:r>
        <w:rPr>
          <w:vertAlign w:val="subscript"/>
        </w:rPr>
        <w:t>f</w:t>
      </w:r>
      <w:proofErr w:type="spellEnd"/>
      <w:r>
        <w:t>=2, the size of the adhesive fluid scales in a self-similar manner relative to the size of the hair. Thus, the total force scales proportional to the number of contacts N and adhesion force increases as D</w:t>
      </w:r>
      <w:r>
        <w:rPr>
          <w:vertAlign w:val="subscript"/>
        </w:rPr>
        <w:t xml:space="preserve">h </w:t>
      </w:r>
      <w:r>
        <w:t>is decreased.</w:t>
      </w:r>
    </w:p>
    <w:p w14:paraId="2A845614" w14:textId="77777777" w:rsidR="007840FA" w:rsidRDefault="00E14F3D">
      <w:pPr>
        <w:ind w:left="-15" w:firstLine="351"/>
      </w:pPr>
      <w:r>
        <w:t xml:space="preserve">Similar to the trend in Figure 3, contact in air shows the highest adhesion force for the hydrophilic substrate for all hair sizes, while on the hydrophobic substrate, underwater “wet” </w:t>
      </w:r>
      <w:r>
        <w:lastRenderedPageBreak/>
        <w:t>contact shows highest adhesion. Underwater “bubble” contact shows intermediate adhesion between air and underwater “wet” contact types.</w:t>
      </w:r>
    </w:p>
    <w:p w14:paraId="31E71708" w14:textId="77777777" w:rsidR="007840FA" w:rsidRDefault="00E14F3D">
      <w:pPr>
        <w:spacing w:after="179" w:line="259" w:lineRule="auto"/>
        <w:ind w:right="-15"/>
        <w:jc w:val="right"/>
      </w:pPr>
      <w:r>
        <w:t>The bubble only contribution to underwater “bubble” contact gets repulsive as hair size</w:t>
      </w:r>
    </w:p>
    <w:p w14:paraId="096B589D" w14:textId="4DF0C64B" w:rsidR="007840FA" w:rsidRDefault="00E14F3D">
      <w:pPr>
        <w:ind w:left="-5"/>
      </w:pPr>
      <w:r>
        <w:t>is decreased for both substrates (Figure 4). Since the aspect ratio L/D</w:t>
      </w:r>
      <w:r>
        <w:rPr>
          <w:vertAlign w:val="subscript"/>
        </w:rPr>
        <w:t xml:space="preserve">h </w:t>
      </w:r>
      <w:r>
        <w:t>is fixed (Table 1), decreasing the hair size also decreases its length. The bubble has less space available between the pad and the substrate, resulting in it bulging outwards near the pinned contact line on top. Thus, bubble contribution gets repulsive as hair size decreases</w:t>
      </w:r>
      <w:ins w:id="102" w:author="Michael Kappl" w:date="2020-11-16T12:47:00Z">
        <w:r w:rsidR="00D156E2">
          <w:t xml:space="preserve"> if bubble size ratio</w:t>
        </w:r>
      </w:ins>
      <w:ins w:id="103" w:author="Michael Kappl" w:date="2020-11-16T12:48:00Z">
        <w:r w:rsidR="005E7B74" w:rsidRPr="005E7B74">
          <w:rPr>
            <w:rFonts w:ascii="Cambria" w:eastAsia="Cambria" w:hAnsi="Cambria" w:cs="Cambria"/>
            <w:i/>
          </w:rPr>
          <w:t xml:space="preserve"> </w:t>
        </w:r>
        <w:proofErr w:type="spellStart"/>
        <w:r w:rsidR="005E7B74">
          <w:rPr>
            <w:rFonts w:ascii="Cambria" w:eastAsia="Cambria" w:hAnsi="Cambria" w:cs="Cambria"/>
            <w:i/>
          </w:rPr>
          <w:t>φ</w:t>
        </w:r>
        <w:r w:rsidR="005E7B74">
          <w:rPr>
            <w:vertAlign w:val="subscript"/>
          </w:rPr>
          <w:t>b</w:t>
        </w:r>
      </w:ins>
      <w:proofErr w:type="spellEnd"/>
      <w:ins w:id="104" w:author="Michael Kappl" w:date="2020-11-16T12:47:00Z">
        <w:r w:rsidR="00D156E2">
          <w:t xml:space="preserve"> is kept constant</w:t>
        </w:r>
      </w:ins>
      <w:r>
        <w:t>.</w:t>
      </w:r>
    </w:p>
    <w:p w14:paraId="7633362E" w14:textId="77777777" w:rsidR="007840FA" w:rsidRDefault="00E14F3D">
      <w:pPr>
        <w:spacing w:after="239" w:line="259" w:lineRule="auto"/>
        <w:ind w:left="53" w:firstLine="0"/>
        <w:jc w:val="left"/>
      </w:pPr>
      <w:r>
        <w:rPr>
          <w:noProof/>
        </w:rPr>
        <w:drawing>
          <wp:inline distT="0" distB="0" distL="0" distR="0" wp14:anchorId="63FA2AC7" wp14:editId="0F480789">
            <wp:extent cx="5827776" cy="2575560"/>
            <wp:effectExtent l="0" t="0" r="0" b="0"/>
            <wp:docPr id="38819" name="Picture 38819"/>
            <wp:cNvGraphicFramePr/>
            <a:graphic xmlns:a="http://schemas.openxmlformats.org/drawingml/2006/main">
              <a:graphicData uri="http://schemas.openxmlformats.org/drawingml/2006/picture">
                <pic:pic xmlns:pic="http://schemas.openxmlformats.org/drawingml/2006/picture">
                  <pic:nvPicPr>
                    <pic:cNvPr id="38819" name="Picture 38819"/>
                    <pic:cNvPicPr/>
                  </pic:nvPicPr>
                  <pic:blipFill>
                    <a:blip r:embed="rId16"/>
                    <a:stretch>
                      <a:fillRect/>
                    </a:stretch>
                  </pic:blipFill>
                  <pic:spPr>
                    <a:xfrm>
                      <a:off x="0" y="0"/>
                      <a:ext cx="5827776" cy="2575560"/>
                    </a:xfrm>
                    <a:prstGeom prst="rect">
                      <a:avLst/>
                    </a:prstGeom>
                  </pic:spPr>
                </pic:pic>
              </a:graphicData>
            </a:graphic>
          </wp:inline>
        </w:drawing>
      </w:r>
    </w:p>
    <w:p w14:paraId="25B276ED" w14:textId="77777777" w:rsidR="007840FA" w:rsidRDefault="00E14F3D">
      <w:pPr>
        <w:spacing w:after="778" w:line="239" w:lineRule="auto"/>
        <w:ind w:left="-5"/>
      </w:pPr>
      <w:r>
        <w:t>Figure 4: Normalized adhesion force of hairy pad system on a hydrophilic (left) and hydrophobic (right) substrate as a function of pad to hair size ratio (</w:t>
      </w:r>
      <w:proofErr w:type="spellStart"/>
      <w:r>
        <w:t>D</w:t>
      </w:r>
      <w:r>
        <w:rPr>
          <w:vertAlign w:val="subscript"/>
        </w:rPr>
        <w:t>p</w:t>
      </w:r>
      <w:proofErr w:type="spellEnd"/>
      <w:r>
        <w:t>/D</w:t>
      </w:r>
      <w:r>
        <w:rPr>
          <w:vertAlign w:val="subscript"/>
        </w:rPr>
        <w:t>h</w:t>
      </w:r>
      <w:r>
        <w:t xml:space="preserve">), calculated from Capillary Bridge Model. Negative value represents attractive force. The bubble’s contribution to the net force for an “Underwater: Bubble” contact is denoted by plus symbols. Bubble size parameter </w:t>
      </w:r>
      <w:proofErr w:type="gramStart"/>
      <w:r>
        <w:t xml:space="preserve">( </w:t>
      </w:r>
      <w:proofErr w:type="spellStart"/>
      <w:r>
        <w:rPr>
          <w:rFonts w:ascii="Cambria" w:eastAsia="Cambria" w:hAnsi="Cambria" w:cs="Cambria"/>
          <w:i/>
        </w:rPr>
        <w:t>φ</w:t>
      </w:r>
      <w:proofErr w:type="gramEnd"/>
      <w:r>
        <w:rPr>
          <w:vertAlign w:val="subscript"/>
        </w:rPr>
        <w:t>b</w:t>
      </w:r>
      <w:proofErr w:type="spellEnd"/>
      <w:r>
        <w:t>) is kept fixed. Adhesion forces are calculated from minima of the respective force-distance curves.</w:t>
      </w:r>
    </w:p>
    <w:p w14:paraId="4A893172" w14:textId="77777777" w:rsidR="007840FA" w:rsidRDefault="00E14F3D">
      <w:pPr>
        <w:pStyle w:val="Heading3"/>
        <w:ind w:left="807" w:hanging="822"/>
      </w:pPr>
      <w:r>
        <w:t>Capillary Bridge Model: Effect of bubble volume</w:t>
      </w:r>
    </w:p>
    <w:p w14:paraId="0C3AC9F8" w14:textId="661012D5" w:rsidR="007840FA" w:rsidRDefault="00E14F3D">
      <w:pPr>
        <w:ind w:left="-5"/>
      </w:pPr>
      <w:r>
        <w:t xml:space="preserve">The effect of varying bubble size parameter </w:t>
      </w:r>
      <w:proofErr w:type="spellStart"/>
      <w:r>
        <w:rPr>
          <w:rFonts w:ascii="Cambria" w:eastAsia="Cambria" w:hAnsi="Cambria" w:cs="Cambria"/>
          <w:i/>
        </w:rPr>
        <w:t>φ</w:t>
      </w:r>
      <w:r>
        <w:rPr>
          <w:vertAlign w:val="subscript"/>
        </w:rPr>
        <w:t>b</w:t>
      </w:r>
      <w:r>
        <w:t>on</w:t>
      </w:r>
      <w:proofErr w:type="spellEnd"/>
      <w:r>
        <w:t xml:space="preserve"> the net adhesion force of the underwater “bubble” contact for hydrophilic and hydrophobic substrates are compared (Figure 5). Increasing </w:t>
      </w:r>
      <w:proofErr w:type="spellStart"/>
      <w:r>
        <w:rPr>
          <w:rFonts w:ascii="Cambria" w:eastAsia="Cambria" w:hAnsi="Cambria" w:cs="Cambria"/>
          <w:i/>
        </w:rPr>
        <w:t>φ</w:t>
      </w:r>
      <w:r>
        <w:rPr>
          <w:vertAlign w:val="subscript"/>
        </w:rPr>
        <w:t>b</w:t>
      </w:r>
      <w:r>
        <w:t>implies</w:t>
      </w:r>
      <w:proofErr w:type="spellEnd"/>
      <w:r>
        <w:t xml:space="preserve"> smaller bubble volume and thus larger proportion of fluid bridges outside the bubble. From section 2.3.2, we know that on the hydrophilic substrate, fluid bridges outside the bubble </w:t>
      </w:r>
      <w:r>
        <w:lastRenderedPageBreak/>
        <w:t>contributes to very little adhesion due to its positive curvature. Thus, decreasing the bubble volume decreases adhesion force due to the larger proportion of hairs outside the bubble. In contrast, on the hydrophobic substrate, fluid bridges outside the bubble ha</w:t>
      </w:r>
      <w:del w:id="105" w:author="Michael Kappl" w:date="2020-11-16T12:48:00Z">
        <w:r w:rsidDel="00F509B3">
          <w:delText>s</w:delText>
        </w:r>
      </w:del>
      <w:ins w:id="106" w:author="Michael Kappl" w:date="2020-11-16T12:48:00Z">
        <w:r w:rsidR="00F509B3">
          <w:t>ve</w:t>
        </w:r>
      </w:ins>
      <w:r>
        <w:t xml:space="preserve"> a stronger contribution to the net capillary force due to the low contact angle and high interfacial tension in water. Thus, adhesion force increases for a hydrophobic substrate as bubble size decreases.</w:t>
      </w:r>
    </w:p>
    <w:p w14:paraId="4662E39E" w14:textId="740BEFDE" w:rsidR="007840FA" w:rsidRDefault="00E14F3D">
      <w:pPr>
        <w:ind w:left="-15" w:firstLine="351"/>
      </w:pPr>
      <w:r>
        <w:t xml:space="preserve">Bubble’s </w:t>
      </w:r>
      <w:ins w:id="107" w:author="Michael Kappl" w:date="2020-11-16T12:49:00Z">
        <w:r w:rsidR="00F509B3">
          <w:t xml:space="preserve">capillary </w:t>
        </w:r>
      </w:ins>
      <w:r>
        <w:t xml:space="preserve">contribution to the net adhesion force is small regardless of its size. We see that a smaller bubble (large </w:t>
      </w:r>
      <w:proofErr w:type="spellStart"/>
      <w:r>
        <w:rPr>
          <w:rFonts w:ascii="Cambria" w:eastAsia="Cambria" w:hAnsi="Cambria" w:cs="Cambria"/>
          <w:i/>
        </w:rPr>
        <w:t>φ</w:t>
      </w:r>
      <w:r>
        <w:rPr>
          <w:vertAlign w:val="subscript"/>
        </w:rPr>
        <w:t>b</w:t>
      </w:r>
      <w:proofErr w:type="spellEnd"/>
      <w:r>
        <w:t xml:space="preserve">) tends towards more attraction by the bubble in both kind of substrates, though negligible. For small values of </w:t>
      </w:r>
      <w:proofErr w:type="spellStart"/>
      <w:r>
        <w:rPr>
          <w:rFonts w:ascii="Cambria" w:eastAsia="Cambria" w:hAnsi="Cambria" w:cs="Cambria"/>
          <w:i/>
        </w:rPr>
        <w:t>φ</w:t>
      </w:r>
      <w:r>
        <w:rPr>
          <w:vertAlign w:val="subscript"/>
        </w:rPr>
        <w:t>b</w:t>
      </w:r>
      <w:proofErr w:type="spellEnd"/>
      <w:r>
        <w:t xml:space="preserve">, the net underwater “bubble” contact force mostly follows the “bubble only” contribution, because the bubble in this case is big enough to entrap all hairs inside it. Thus initially, the force contribution due to fluid bridges remain same while the bubble contribution increases slightly as </w:t>
      </w:r>
      <w:proofErr w:type="spellStart"/>
      <w:r>
        <w:rPr>
          <w:rFonts w:ascii="Cambria" w:eastAsia="Cambria" w:hAnsi="Cambria" w:cs="Cambria"/>
          <w:i/>
        </w:rPr>
        <w:t>φ</w:t>
      </w:r>
      <w:r>
        <w:rPr>
          <w:vertAlign w:val="subscript"/>
        </w:rPr>
        <w:t>b</w:t>
      </w:r>
      <w:r>
        <w:t>increases</w:t>
      </w:r>
      <w:proofErr w:type="spellEnd"/>
      <w:r>
        <w:t>. Once the bubble gets small enough and part of the fluid bridges make contact outside the bubble, the force trend changes with a steep decrease or increase in adhesion force on hydrophilic and hydrophobic substrates respectively.</w:t>
      </w:r>
    </w:p>
    <w:p w14:paraId="5AC30AE6" w14:textId="06B2366A" w:rsidR="007840FA" w:rsidRDefault="00E14F3D">
      <w:pPr>
        <w:spacing w:after="644"/>
        <w:ind w:left="-15" w:firstLine="351"/>
      </w:pPr>
      <w:r>
        <w:t>To summarize, on a hydrophilic substrate, bubble can promote adhesion by being large enough to keep the adhesive fluid bridges inside the bubble. This is because “wet” hairs underwater show no adhesion and the only way to achieve adhesion is by maintaining the hairs in air environment. On a hydrophobic substrate however, a smaller or no bubble is preferred, as the bubble has little effect on improving adhesion force. This is because hairs making a “wet” contact underwater show</w:t>
      </w:r>
      <w:del w:id="108" w:author="Michael Kappl" w:date="2020-11-16T12:50:00Z">
        <w:r w:rsidDel="00F509B3">
          <w:delText>s</w:delText>
        </w:r>
      </w:del>
      <w:r>
        <w:t xml:space="preserve"> stronger adhesion than in air due to the fluid’s smaller contact angle and higher interfacial tension. In either case, the bubble by itself hardly contributes to the net force. Despite its large size, the bubble fails to overcome the combined contribution of the much smaller fluid bridges to the total force</w:t>
      </w:r>
      <w:ins w:id="109" w:author="Michael Kappl" w:date="2020-11-16T12:56:00Z">
        <w:r>
          <w:t>.</w:t>
        </w:r>
      </w:ins>
    </w:p>
    <w:p w14:paraId="078605FB" w14:textId="77777777" w:rsidR="007840FA" w:rsidRDefault="00E14F3D">
      <w:pPr>
        <w:pStyle w:val="Heading1"/>
        <w:ind w:left="542" w:hanging="557"/>
      </w:pPr>
      <w:r>
        <w:lastRenderedPageBreak/>
        <w:t>Experimental</w:t>
      </w:r>
    </w:p>
    <w:p w14:paraId="3BA01B4B" w14:textId="77777777" w:rsidR="007840FA" w:rsidRDefault="00E14F3D">
      <w:pPr>
        <w:ind w:left="-5"/>
      </w:pPr>
      <w:r>
        <w:t xml:space="preserve">In order to validate the predictions from the Capillary Bridge Model, we perform normal adhesion force measurements on a constrained pad of a live ladybug beetle. We characterize adhesion by the pull-force during detachment. Measurements are performed against smooth glass and fluorinated surface to represent hydrophilic and hydrophobic substrates </w:t>
      </w:r>
      <w:proofErr w:type="spellStart"/>
      <w:r>
        <w:t>respec</w:t>
      </w:r>
      <w:proofErr w:type="spellEnd"/>
      <w:r>
        <w:t>-</w:t>
      </w:r>
    </w:p>
    <w:p w14:paraId="0843CD10" w14:textId="77777777" w:rsidR="007840FA" w:rsidRDefault="00E14F3D">
      <w:pPr>
        <w:spacing w:after="249" w:line="259" w:lineRule="auto"/>
        <w:ind w:left="88" w:firstLine="0"/>
        <w:jc w:val="left"/>
      </w:pPr>
      <w:r>
        <w:rPr>
          <w:noProof/>
          <w:sz w:val="22"/>
        </w:rPr>
        <mc:AlternateContent>
          <mc:Choice Requires="wpg">
            <w:drawing>
              <wp:inline distT="0" distB="0" distL="0" distR="0" wp14:anchorId="5955D42E" wp14:editId="4CB9D881">
                <wp:extent cx="5865083" cy="2719826"/>
                <wp:effectExtent l="0" t="0" r="0" b="0"/>
                <wp:docPr id="38857" name="Group 38857"/>
                <wp:cNvGraphicFramePr/>
                <a:graphic xmlns:a="http://schemas.openxmlformats.org/drawingml/2006/main">
                  <a:graphicData uri="http://schemas.microsoft.com/office/word/2010/wordprocessingGroup">
                    <wpg:wgp>
                      <wpg:cNvGrpSpPr/>
                      <wpg:grpSpPr>
                        <a:xfrm>
                          <a:off x="0" y="0"/>
                          <a:ext cx="5865083" cy="2719826"/>
                          <a:chOff x="0" y="0"/>
                          <a:chExt cx="5865083" cy="2719826"/>
                        </a:xfrm>
                      </wpg:grpSpPr>
                      <pic:pic xmlns:pic="http://schemas.openxmlformats.org/drawingml/2006/picture">
                        <pic:nvPicPr>
                          <pic:cNvPr id="38821" name="Picture 38821"/>
                          <pic:cNvPicPr/>
                        </pic:nvPicPr>
                        <pic:blipFill>
                          <a:blip r:embed="rId17"/>
                          <a:stretch>
                            <a:fillRect/>
                          </a:stretch>
                        </pic:blipFill>
                        <pic:spPr>
                          <a:xfrm>
                            <a:off x="0" y="144266"/>
                            <a:ext cx="4072128" cy="2575560"/>
                          </a:xfrm>
                          <a:prstGeom prst="rect">
                            <a:avLst/>
                          </a:prstGeom>
                        </pic:spPr>
                      </pic:pic>
                      <wps:wsp>
                        <wps:cNvPr id="3488" name="Shape 3488"/>
                        <wps:cNvSpPr/>
                        <wps:spPr>
                          <a:xfrm>
                            <a:off x="4846802" y="994491"/>
                            <a:ext cx="73665" cy="86167"/>
                          </a:xfrm>
                          <a:custGeom>
                            <a:avLst/>
                            <a:gdLst/>
                            <a:ahLst/>
                            <a:cxnLst/>
                            <a:rect l="0" t="0" r="0" b="0"/>
                            <a:pathLst>
                              <a:path w="73665" h="86167">
                                <a:moveTo>
                                  <a:pt x="39313" y="0"/>
                                </a:moveTo>
                                <a:cubicBezTo>
                                  <a:pt x="47667" y="0"/>
                                  <a:pt x="54677" y="2139"/>
                                  <a:pt x="60344" y="6372"/>
                                </a:cubicBezTo>
                                <a:cubicBezTo>
                                  <a:pt x="66034" y="10628"/>
                                  <a:pt x="70002" y="16583"/>
                                  <a:pt x="72231" y="24276"/>
                                </a:cubicBezTo>
                                <a:lnTo>
                                  <a:pt x="61383" y="26833"/>
                                </a:lnTo>
                                <a:cubicBezTo>
                                  <a:pt x="59441" y="20771"/>
                                  <a:pt x="56642" y="16363"/>
                                  <a:pt x="52961" y="13608"/>
                                </a:cubicBezTo>
                                <a:cubicBezTo>
                                  <a:pt x="49275" y="10826"/>
                                  <a:pt x="44669" y="9437"/>
                                  <a:pt x="39093" y="9437"/>
                                </a:cubicBezTo>
                                <a:cubicBezTo>
                                  <a:pt x="32698" y="9437"/>
                                  <a:pt x="27341" y="10984"/>
                                  <a:pt x="23040" y="14049"/>
                                </a:cubicBezTo>
                                <a:cubicBezTo>
                                  <a:pt x="18739" y="17136"/>
                                  <a:pt x="15697" y="21257"/>
                                  <a:pt x="13953" y="26416"/>
                                </a:cubicBezTo>
                                <a:cubicBezTo>
                                  <a:pt x="12237" y="31597"/>
                                  <a:pt x="11350" y="36909"/>
                                  <a:pt x="11350" y="42423"/>
                                </a:cubicBezTo>
                                <a:cubicBezTo>
                                  <a:pt x="11350" y="49501"/>
                                  <a:pt x="12389" y="55676"/>
                                  <a:pt x="14438" y="60965"/>
                                </a:cubicBezTo>
                                <a:cubicBezTo>
                                  <a:pt x="16516" y="66259"/>
                                  <a:pt x="19710" y="70205"/>
                                  <a:pt x="24073" y="72829"/>
                                </a:cubicBezTo>
                                <a:cubicBezTo>
                                  <a:pt x="28442" y="75431"/>
                                  <a:pt x="33161" y="76730"/>
                                  <a:pt x="38252" y="76730"/>
                                </a:cubicBezTo>
                                <a:cubicBezTo>
                                  <a:pt x="44427" y="76730"/>
                                  <a:pt x="49654" y="74969"/>
                                  <a:pt x="53927" y="71418"/>
                                </a:cubicBezTo>
                                <a:cubicBezTo>
                                  <a:pt x="58205" y="67845"/>
                                  <a:pt x="61117" y="62551"/>
                                  <a:pt x="62636" y="55541"/>
                                </a:cubicBezTo>
                                <a:lnTo>
                                  <a:pt x="73665" y="58318"/>
                                </a:lnTo>
                                <a:cubicBezTo>
                                  <a:pt x="71345" y="67383"/>
                                  <a:pt x="67179" y="74286"/>
                                  <a:pt x="61185" y="79044"/>
                                </a:cubicBezTo>
                                <a:cubicBezTo>
                                  <a:pt x="55185" y="83808"/>
                                  <a:pt x="47842" y="86167"/>
                                  <a:pt x="39155" y="86167"/>
                                </a:cubicBezTo>
                                <a:cubicBezTo>
                                  <a:pt x="30163" y="86167"/>
                                  <a:pt x="22865" y="84361"/>
                                  <a:pt x="17238" y="80698"/>
                                </a:cubicBezTo>
                                <a:cubicBezTo>
                                  <a:pt x="11593" y="77040"/>
                                  <a:pt x="7320" y="71746"/>
                                  <a:pt x="4385" y="64803"/>
                                </a:cubicBezTo>
                                <a:cubicBezTo>
                                  <a:pt x="1456" y="57877"/>
                                  <a:pt x="0" y="50427"/>
                                  <a:pt x="0" y="42468"/>
                                </a:cubicBezTo>
                                <a:cubicBezTo>
                                  <a:pt x="0" y="33782"/>
                                  <a:pt x="1654" y="26218"/>
                                  <a:pt x="4961" y="19755"/>
                                </a:cubicBezTo>
                                <a:cubicBezTo>
                                  <a:pt x="8291" y="13298"/>
                                  <a:pt x="12988" y="8404"/>
                                  <a:pt x="19112" y="5052"/>
                                </a:cubicBezTo>
                                <a:cubicBezTo>
                                  <a:pt x="25224" y="1699"/>
                                  <a:pt x="31970" y="0"/>
                                  <a:pt x="39313" y="0"/>
                                </a:cubicBez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89" name="Shape 3489"/>
                        <wps:cNvSpPr/>
                        <wps:spPr>
                          <a:xfrm>
                            <a:off x="4928934" y="1017525"/>
                            <a:ext cx="28275" cy="63075"/>
                          </a:xfrm>
                          <a:custGeom>
                            <a:avLst/>
                            <a:gdLst/>
                            <a:ahLst/>
                            <a:cxnLst/>
                            <a:rect l="0" t="0" r="0" b="0"/>
                            <a:pathLst>
                              <a:path w="28275" h="63075">
                                <a:moveTo>
                                  <a:pt x="28275" y="0"/>
                                </a:moveTo>
                                <a:lnTo>
                                  <a:pt x="28275" y="8486"/>
                                </a:lnTo>
                                <a:lnTo>
                                  <a:pt x="15561" y="14207"/>
                                </a:lnTo>
                                <a:cubicBezTo>
                                  <a:pt x="12192" y="18023"/>
                                  <a:pt x="10515" y="23820"/>
                                  <a:pt x="10515" y="31535"/>
                                </a:cubicBezTo>
                                <a:cubicBezTo>
                                  <a:pt x="10515" y="39274"/>
                                  <a:pt x="12192" y="45054"/>
                                  <a:pt x="15561" y="48909"/>
                                </a:cubicBezTo>
                                <a:lnTo>
                                  <a:pt x="28275" y="54652"/>
                                </a:lnTo>
                                <a:lnTo>
                                  <a:pt x="28275" y="63075"/>
                                </a:lnTo>
                                <a:lnTo>
                                  <a:pt x="7800" y="54954"/>
                                </a:lnTo>
                                <a:cubicBezTo>
                                  <a:pt x="2596" y="49530"/>
                                  <a:pt x="0" y="41724"/>
                                  <a:pt x="0" y="31535"/>
                                </a:cubicBezTo>
                                <a:cubicBezTo>
                                  <a:pt x="0" y="20360"/>
                                  <a:pt x="3104" y="12091"/>
                                  <a:pt x="9325" y="6711"/>
                                </a:cubicBezTo>
                                <a:lnTo>
                                  <a:pt x="28275"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0" name="Shape 3490"/>
                        <wps:cNvSpPr/>
                        <wps:spPr>
                          <a:xfrm>
                            <a:off x="4957209" y="1017514"/>
                            <a:ext cx="28276" cy="63099"/>
                          </a:xfrm>
                          <a:custGeom>
                            <a:avLst/>
                            <a:gdLst/>
                            <a:ahLst/>
                            <a:cxnLst/>
                            <a:rect l="0" t="0" r="0" b="0"/>
                            <a:pathLst>
                              <a:path w="28276" h="63099">
                                <a:moveTo>
                                  <a:pt x="31" y="0"/>
                                </a:moveTo>
                                <a:cubicBezTo>
                                  <a:pt x="8323" y="0"/>
                                  <a:pt x="15113" y="2732"/>
                                  <a:pt x="20362" y="8179"/>
                                </a:cubicBezTo>
                                <a:cubicBezTo>
                                  <a:pt x="25629" y="13603"/>
                                  <a:pt x="28276" y="21121"/>
                                  <a:pt x="28276" y="30711"/>
                                </a:cubicBezTo>
                                <a:cubicBezTo>
                                  <a:pt x="28276" y="38472"/>
                                  <a:pt x="27107" y="44579"/>
                                  <a:pt x="24793" y="49033"/>
                                </a:cubicBezTo>
                                <a:cubicBezTo>
                                  <a:pt x="22456" y="53486"/>
                                  <a:pt x="19059" y="56946"/>
                                  <a:pt x="14605" y="59418"/>
                                </a:cubicBezTo>
                                <a:cubicBezTo>
                                  <a:pt x="10152" y="61863"/>
                                  <a:pt x="5303" y="63099"/>
                                  <a:pt x="31" y="63099"/>
                                </a:cubicBezTo>
                                <a:lnTo>
                                  <a:pt x="0" y="63086"/>
                                </a:lnTo>
                                <a:lnTo>
                                  <a:pt x="0" y="54663"/>
                                </a:lnTo>
                                <a:lnTo>
                                  <a:pt x="31" y="54677"/>
                                </a:lnTo>
                                <a:cubicBezTo>
                                  <a:pt x="5106" y="54677"/>
                                  <a:pt x="9339" y="52758"/>
                                  <a:pt x="12709" y="48903"/>
                                </a:cubicBezTo>
                                <a:cubicBezTo>
                                  <a:pt x="16084" y="45020"/>
                                  <a:pt x="17760" y="39132"/>
                                  <a:pt x="17760" y="31219"/>
                                </a:cubicBezTo>
                                <a:cubicBezTo>
                                  <a:pt x="17760" y="23746"/>
                                  <a:pt x="16061" y="18079"/>
                                  <a:pt x="12663" y="14241"/>
                                </a:cubicBezTo>
                                <a:cubicBezTo>
                                  <a:pt x="9271" y="10403"/>
                                  <a:pt x="5061" y="8484"/>
                                  <a:pt x="31" y="8484"/>
                                </a:cubicBezTo>
                                <a:lnTo>
                                  <a:pt x="0" y="8498"/>
                                </a:lnTo>
                                <a:lnTo>
                                  <a:pt x="0" y="11"/>
                                </a:lnTo>
                                <a:lnTo>
                                  <a:pt x="31"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1" name="Shape 3491"/>
                        <wps:cNvSpPr/>
                        <wps:spPr>
                          <a:xfrm>
                            <a:off x="4997479" y="1017514"/>
                            <a:ext cx="49055" cy="61733"/>
                          </a:xfrm>
                          <a:custGeom>
                            <a:avLst/>
                            <a:gdLst/>
                            <a:ahLst/>
                            <a:cxnLst/>
                            <a:rect l="0" t="0" r="0" b="0"/>
                            <a:pathLst>
                              <a:path w="49055" h="61733">
                                <a:moveTo>
                                  <a:pt x="28419" y="0"/>
                                </a:moveTo>
                                <a:cubicBezTo>
                                  <a:pt x="32060" y="0"/>
                                  <a:pt x="35413" y="660"/>
                                  <a:pt x="38455" y="1959"/>
                                </a:cubicBezTo>
                                <a:cubicBezTo>
                                  <a:pt x="41520" y="3285"/>
                                  <a:pt x="43789" y="4978"/>
                                  <a:pt x="45307" y="7118"/>
                                </a:cubicBezTo>
                                <a:cubicBezTo>
                                  <a:pt x="46832" y="9234"/>
                                  <a:pt x="47887" y="11752"/>
                                  <a:pt x="48508" y="14658"/>
                                </a:cubicBezTo>
                                <a:cubicBezTo>
                                  <a:pt x="48880" y="16555"/>
                                  <a:pt x="49055" y="19885"/>
                                  <a:pt x="49055" y="24604"/>
                                </a:cubicBezTo>
                                <a:lnTo>
                                  <a:pt x="49055" y="61733"/>
                                </a:lnTo>
                                <a:lnTo>
                                  <a:pt x="38828" y="61733"/>
                                </a:lnTo>
                                <a:lnTo>
                                  <a:pt x="38828" y="24999"/>
                                </a:lnTo>
                                <a:cubicBezTo>
                                  <a:pt x="38828" y="20833"/>
                                  <a:pt x="38410" y="17723"/>
                                  <a:pt x="37614" y="15652"/>
                                </a:cubicBezTo>
                                <a:cubicBezTo>
                                  <a:pt x="36824" y="13603"/>
                                  <a:pt x="35430" y="11949"/>
                                  <a:pt x="33403" y="10736"/>
                                </a:cubicBezTo>
                                <a:cubicBezTo>
                                  <a:pt x="31377" y="9499"/>
                                  <a:pt x="28996" y="8884"/>
                                  <a:pt x="26258" y="8884"/>
                                </a:cubicBezTo>
                                <a:cubicBezTo>
                                  <a:pt x="21895" y="8884"/>
                                  <a:pt x="18147" y="10250"/>
                                  <a:pt x="14969" y="13027"/>
                                </a:cubicBezTo>
                                <a:cubicBezTo>
                                  <a:pt x="11819" y="15782"/>
                                  <a:pt x="10233" y="21031"/>
                                  <a:pt x="10233" y="28747"/>
                                </a:cubicBezTo>
                                <a:lnTo>
                                  <a:pt x="10233" y="61733"/>
                                </a:lnTo>
                                <a:lnTo>
                                  <a:pt x="0" y="61733"/>
                                </a:lnTo>
                                <a:lnTo>
                                  <a:pt x="0" y="1366"/>
                                </a:lnTo>
                                <a:lnTo>
                                  <a:pt x="9217" y="1366"/>
                                </a:lnTo>
                                <a:lnTo>
                                  <a:pt x="9217" y="9940"/>
                                </a:lnTo>
                                <a:cubicBezTo>
                                  <a:pt x="13648" y="3325"/>
                                  <a:pt x="20043" y="0"/>
                                  <a:pt x="28419" y="0"/>
                                </a:cubicBez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2" name="Shape 3492"/>
                        <wps:cNvSpPr/>
                        <wps:spPr>
                          <a:xfrm>
                            <a:off x="5056615" y="997798"/>
                            <a:ext cx="29413" cy="82244"/>
                          </a:xfrm>
                          <a:custGeom>
                            <a:avLst/>
                            <a:gdLst/>
                            <a:ahLst/>
                            <a:cxnLst/>
                            <a:rect l="0" t="0" r="0" b="0"/>
                            <a:pathLst>
                              <a:path w="29413" h="82244">
                                <a:moveTo>
                                  <a:pt x="17661" y="0"/>
                                </a:moveTo>
                                <a:lnTo>
                                  <a:pt x="17661" y="21082"/>
                                </a:lnTo>
                                <a:lnTo>
                                  <a:pt x="27956" y="21082"/>
                                </a:lnTo>
                                <a:lnTo>
                                  <a:pt x="27956" y="29040"/>
                                </a:lnTo>
                                <a:lnTo>
                                  <a:pt x="17661" y="29040"/>
                                </a:lnTo>
                                <a:lnTo>
                                  <a:pt x="17661" y="64340"/>
                                </a:lnTo>
                                <a:cubicBezTo>
                                  <a:pt x="17661" y="67247"/>
                                  <a:pt x="17837" y="69144"/>
                                  <a:pt x="18186" y="69985"/>
                                </a:cubicBezTo>
                                <a:cubicBezTo>
                                  <a:pt x="18564" y="70798"/>
                                  <a:pt x="19157" y="71458"/>
                                  <a:pt x="19953" y="71943"/>
                                </a:cubicBezTo>
                                <a:cubicBezTo>
                                  <a:pt x="20766" y="72451"/>
                                  <a:pt x="21934" y="72694"/>
                                  <a:pt x="23458" y="72694"/>
                                </a:cubicBezTo>
                                <a:cubicBezTo>
                                  <a:pt x="24604" y="72694"/>
                                  <a:pt x="26105" y="72564"/>
                                  <a:pt x="27956" y="72299"/>
                                </a:cubicBezTo>
                                <a:lnTo>
                                  <a:pt x="29413" y="81336"/>
                                </a:lnTo>
                                <a:cubicBezTo>
                                  <a:pt x="26545" y="81956"/>
                                  <a:pt x="23966" y="82244"/>
                                  <a:pt x="21691" y="82244"/>
                                </a:cubicBezTo>
                                <a:cubicBezTo>
                                  <a:pt x="17988" y="82244"/>
                                  <a:pt x="15099" y="81669"/>
                                  <a:pt x="13050" y="80478"/>
                                </a:cubicBezTo>
                                <a:cubicBezTo>
                                  <a:pt x="11023" y="79309"/>
                                  <a:pt x="9567" y="77768"/>
                                  <a:pt x="8732" y="75849"/>
                                </a:cubicBezTo>
                                <a:cubicBezTo>
                                  <a:pt x="7913" y="73930"/>
                                  <a:pt x="7496" y="69917"/>
                                  <a:pt x="7496" y="63765"/>
                                </a:cubicBezTo>
                                <a:lnTo>
                                  <a:pt x="7496" y="29040"/>
                                </a:lnTo>
                                <a:lnTo>
                                  <a:pt x="0" y="29040"/>
                                </a:lnTo>
                                <a:lnTo>
                                  <a:pt x="0" y="21082"/>
                                </a:lnTo>
                                <a:lnTo>
                                  <a:pt x="7496" y="21082"/>
                                </a:lnTo>
                                <a:lnTo>
                                  <a:pt x="7496" y="6130"/>
                                </a:lnTo>
                                <a:lnTo>
                                  <a:pt x="17661"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3" name="Shape 3493"/>
                        <wps:cNvSpPr/>
                        <wps:spPr>
                          <a:xfrm>
                            <a:off x="5091097" y="1043936"/>
                            <a:ext cx="26469" cy="36677"/>
                          </a:xfrm>
                          <a:custGeom>
                            <a:avLst/>
                            <a:gdLst/>
                            <a:ahLst/>
                            <a:cxnLst/>
                            <a:rect l="0" t="0" r="0" b="0"/>
                            <a:pathLst>
                              <a:path w="26469" h="36677">
                                <a:moveTo>
                                  <a:pt x="26469" y="0"/>
                                </a:moveTo>
                                <a:lnTo>
                                  <a:pt x="26469" y="8605"/>
                                </a:lnTo>
                                <a:lnTo>
                                  <a:pt x="25309" y="8872"/>
                                </a:lnTo>
                                <a:cubicBezTo>
                                  <a:pt x="21098" y="9493"/>
                                  <a:pt x="18124" y="10176"/>
                                  <a:pt x="16358" y="10949"/>
                                </a:cubicBezTo>
                                <a:cubicBezTo>
                                  <a:pt x="14641" y="11695"/>
                                  <a:pt x="13292" y="12801"/>
                                  <a:pt x="12327" y="14257"/>
                                </a:cubicBezTo>
                                <a:cubicBezTo>
                                  <a:pt x="11379" y="15708"/>
                                  <a:pt x="10916" y="17322"/>
                                  <a:pt x="10916" y="19106"/>
                                </a:cubicBezTo>
                                <a:cubicBezTo>
                                  <a:pt x="10916" y="21837"/>
                                  <a:pt x="11949" y="24112"/>
                                  <a:pt x="13998" y="25918"/>
                                </a:cubicBezTo>
                                <a:cubicBezTo>
                                  <a:pt x="16075" y="27747"/>
                                  <a:pt x="19095" y="28650"/>
                                  <a:pt x="23085" y="28650"/>
                                </a:cubicBezTo>
                                <a:lnTo>
                                  <a:pt x="26469" y="27820"/>
                                </a:lnTo>
                                <a:lnTo>
                                  <a:pt x="26469" y="35653"/>
                                </a:lnTo>
                                <a:lnTo>
                                  <a:pt x="20636" y="36677"/>
                                </a:lnTo>
                                <a:cubicBezTo>
                                  <a:pt x="13998" y="36677"/>
                                  <a:pt x="8907" y="35068"/>
                                  <a:pt x="5334" y="31828"/>
                                </a:cubicBezTo>
                                <a:cubicBezTo>
                                  <a:pt x="1783" y="28588"/>
                                  <a:pt x="0" y="24440"/>
                                  <a:pt x="0" y="19393"/>
                                </a:cubicBezTo>
                                <a:cubicBezTo>
                                  <a:pt x="0" y="16436"/>
                                  <a:pt x="660" y="13749"/>
                                  <a:pt x="2026" y="11300"/>
                                </a:cubicBezTo>
                                <a:cubicBezTo>
                                  <a:pt x="3375" y="8855"/>
                                  <a:pt x="5136" y="6891"/>
                                  <a:pt x="7320" y="5412"/>
                                </a:cubicBezTo>
                                <a:cubicBezTo>
                                  <a:pt x="9505" y="3933"/>
                                  <a:pt x="11949" y="2810"/>
                                  <a:pt x="14686" y="2060"/>
                                </a:cubicBezTo>
                                <a:cubicBezTo>
                                  <a:pt x="16668" y="1535"/>
                                  <a:pt x="19710" y="1004"/>
                                  <a:pt x="23768" y="519"/>
                                </a:cubicBezTo>
                                <a:lnTo>
                                  <a:pt x="26469"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4" name="Shape 3494"/>
                        <wps:cNvSpPr/>
                        <wps:spPr>
                          <a:xfrm>
                            <a:off x="5092863" y="1017908"/>
                            <a:ext cx="24703" cy="19559"/>
                          </a:xfrm>
                          <a:custGeom>
                            <a:avLst/>
                            <a:gdLst/>
                            <a:ahLst/>
                            <a:cxnLst/>
                            <a:rect l="0" t="0" r="0" b="0"/>
                            <a:pathLst>
                              <a:path w="24703" h="19559">
                                <a:moveTo>
                                  <a:pt x="24703" y="0"/>
                                </a:moveTo>
                                <a:lnTo>
                                  <a:pt x="24703" y="8337"/>
                                </a:lnTo>
                                <a:lnTo>
                                  <a:pt x="15099" y="10607"/>
                                </a:lnTo>
                                <a:cubicBezTo>
                                  <a:pt x="12807" y="12306"/>
                                  <a:pt x="11108" y="15281"/>
                                  <a:pt x="10008" y="19559"/>
                                </a:cubicBezTo>
                                <a:lnTo>
                                  <a:pt x="0" y="18188"/>
                                </a:lnTo>
                                <a:cubicBezTo>
                                  <a:pt x="903" y="13915"/>
                                  <a:pt x="2399" y="10449"/>
                                  <a:pt x="4493" y="7830"/>
                                </a:cubicBezTo>
                                <a:cubicBezTo>
                                  <a:pt x="6570" y="5206"/>
                                  <a:pt x="9590" y="3174"/>
                                  <a:pt x="13535" y="1740"/>
                                </a:cubicBezTo>
                                <a:lnTo>
                                  <a:pt x="24703"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5" name="Shape 3495"/>
                        <wps:cNvSpPr/>
                        <wps:spPr>
                          <a:xfrm>
                            <a:off x="5117566" y="1017514"/>
                            <a:ext cx="29139" cy="62075"/>
                          </a:xfrm>
                          <a:custGeom>
                            <a:avLst/>
                            <a:gdLst/>
                            <a:ahLst/>
                            <a:cxnLst/>
                            <a:rect l="0" t="0" r="0" b="0"/>
                            <a:pathLst>
                              <a:path w="29139" h="62075">
                                <a:moveTo>
                                  <a:pt x="2526" y="0"/>
                                </a:moveTo>
                                <a:cubicBezTo>
                                  <a:pt x="7685" y="0"/>
                                  <a:pt x="11850" y="615"/>
                                  <a:pt x="15068" y="1829"/>
                                </a:cubicBezTo>
                                <a:cubicBezTo>
                                  <a:pt x="18313" y="3042"/>
                                  <a:pt x="20672" y="4561"/>
                                  <a:pt x="22191" y="6390"/>
                                </a:cubicBezTo>
                                <a:cubicBezTo>
                                  <a:pt x="23715" y="8241"/>
                                  <a:pt x="24770" y="10561"/>
                                  <a:pt x="25369" y="13360"/>
                                </a:cubicBezTo>
                                <a:cubicBezTo>
                                  <a:pt x="25719" y="15099"/>
                                  <a:pt x="25871" y="18254"/>
                                  <a:pt x="25871" y="22798"/>
                                </a:cubicBezTo>
                                <a:lnTo>
                                  <a:pt x="25871" y="36446"/>
                                </a:lnTo>
                                <a:cubicBezTo>
                                  <a:pt x="25871" y="45945"/>
                                  <a:pt x="26097" y="51968"/>
                                  <a:pt x="26537" y="54502"/>
                                </a:cubicBezTo>
                                <a:cubicBezTo>
                                  <a:pt x="26977" y="57014"/>
                                  <a:pt x="27835" y="59418"/>
                                  <a:pt x="29139" y="61733"/>
                                </a:cubicBezTo>
                                <a:lnTo>
                                  <a:pt x="18443" y="61733"/>
                                </a:lnTo>
                                <a:cubicBezTo>
                                  <a:pt x="17388" y="59616"/>
                                  <a:pt x="16699" y="57127"/>
                                  <a:pt x="16394" y="54305"/>
                                </a:cubicBezTo>
                                <a:cubicBezTo>
                                  <a:pt x="12601" y="57499"/>
                                  <a:pt x="8960" y="59791"/>
                                  <a:pt x="5455" y="61117"/>
                                </a:cubicBezTo>
                                <a:lnTo>
                                  <a:pt x="0" y="62075"/>
                                </a:lnTo>
                                <a:lnTo>
                                  <a:pt x="0" y="54242"/>
                                </a:lnTo>
                                <a:lnTo>
                                  <a:pt x="7132" y="52493"/>
                                </a:lnTo>
                                <a:cubicBezTo>
                                  <a:pt x="10196" y="50777"/>
                                  <a:pt x="12449" y="48418"/>
                                  <a:pt x="13899" y="45415"/>
                                </a:cubicBezTo>
                                <a:cubicBezTo>
                                  <a:pt x="15006" y="43101"/>
                                  <a:pt x="15553" y="39708"/>
                                  <a:pt x="15553" y="35187"/>
                                </a:cubicBezTo>
                                <a:lnTo>
                                  <a:pt x="15553" y="31439"/>
                                </a:lnTo>
                                <a:lnTo>
                                  <a:pt x="0" y="35027"/>
                                </a:lnTo>
                                <a:lnTo>
                                  <a:pt x="0" y="26422"/>
                                </a:lnTo>
                                <a:lnTo>
                                  <a:pt x="15553" y="23435"/>
                                </a:lnTo>
                                <a:cubicBezTo>
                                  <a:pt x="15575" y="22024"/>
                                  <a:pt x="15598" y="21121"/>
                                  <a:pt x="15598" y="20743"/>
                                </a:cubicBezTo>
                                <a:cubicBezTo>
                                  <a:pt x="15598" y="16577"/>
                                  <a:pt x="14627" y="13643"/>
                                  <a:pt x="12691" y="11927"/>
                                </a:cubicBezTo>
                                <a:cubicBezTo>
                                  <a:pt x="10089" y="9635"/>
                                  <a:pt x="6206" y="8484"/>
                                  <a:pt x="1047" y="8484"/>
                                </a:cubicBezTo>
                                <a:lnTo>
                                  <a:pt x="0" y="8731"/>
                                </a:lnTo>
                                <a:lnTo>
                                  <a:pt x="0" y="394"/>
                                </a:lnTo>
                                <a:lnTo>
                                  <a:pt x="2526"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6" name="Shape 3496"/>
                        <wps:cNvSpPr/>
                        <wps:spPr>
                          <a:xfrm>
                            <a:off x="5156182" y="1017514"/>
                            <a:ext cx="52589" cy="63099"/>
                          </a:xfrm>
                          <a:custGeom>
                            <a:avLst/>
                            <a:gdLst/>
                            <a:ahLst/>
                            <a:cxnLst/>
                            <a:rect l="0" t="0" r="0" b="0"/>
                            <a:pathLst>
                              <a:path w="52589" h="63099">
                                <a:moveTo>
                                  <a:pt x="27517" y="0"/>
                                </a:moveTo>
                                <a:cubicBezTo>
                                  <a:pt x="34064" y="0"/>
                                  <a:pt x="39426" y="1648"/>
                                  <a:pt x="43614" y="4978"/>
                                </a:cubicBezTo>
                                <a:cubicBezTo>
                                  <a:pt x="47780" y="8286"/>
                                  <a:pt x="50450" y="13005"/>
                                  <a:pt x="51618" y="19089"/>
                                </a:cubicBezTo>
                                <a:lnTo>
                                  <a:pt x="41673" y="20636"/>
                                </a:lnTo>
                                <a:cubicBezTo>
                                  <a:pt x="40724" y="16577"/>
                                  <a:pt x="39048" y="13535"/>
                                  <a:pt x="36644" y="11486"/>
                                </a:cubicBezTo>
                                <a:cubicBezTo>
                                  <a:pt x="34245" y="9454"/>
                                  <a:pt x="31332" y="8421"/>
                                  <a:pt x="27917" y="8421"/>
                                </a:cubicBezTo>
                                <a:cubicBezTo>
                                  <a:pt x="22758" y="8421"/>
                                  <a:pt x="18564" y="10273"/>
                                  <a:pt x="15347" y="13976"/>
                                </a:cubicBezTo>
                                <a:cubicBezTo>
                                  <a:pt x="12130" y="17656"/>
                                  <a:pt x="10521" y="23503"/>
                                  <a:pt x="10521" y="31484"/>
                                </a:cubicBezTo>
                                <a:cubicBezTo>
                                  <a:pt x="10521" y="39595"/>
                                  <a:pt x="12062" y="45482"/>
                                  <a:pt x="15172" y="49163"/>
                                </a:cubicBezTo>
                                <a:cubicBezTo>
                                  <a:pt x="18299" y="52848"/>
                                  <a:pt x="22335" y="54677"/>
                                  <a:pt x="27341" y="54677"/>
                                </a:cubicBezTo>
                                <a:cubicBezTo>
                                  <a:pt x="31355" y="54677"/>
                                  <a:pt x="34708" y="53441"/>
                                  <a:pt x="37394" y="50997"/>
                                </a:cubicBezTo>
                                <a:cubicBezTo>
                                  <a:pt x="40087" y="48525"/>
                                  <a:pt x="41808" y="44732"/>
                                  <a:pt x="42530" y="39618"/>
                                </a:cubicBezTo>
                                <a:lnTo>
                                  <a:pt x="52589" y="40922"/>
                                </a:lnTo>
                                <a:cubicBezTo>
                                  <a:pt x="51483" y="47864"/>
                                  <a:pt x="48660" y="53289"/>
                                  <a:pt x="44145" y="57234"/>
                                </a:cubicBezTo>
                                <a:cubicBezTo>
                                  <a:pt x="39601" y="61140"/>
                                  <a:pt x="34047" y="63099"/>
                                  <a:pt x="27455" y="63099"/>
                                </a:cubicBezTo>
                                <a:cubicBezTo>
                                  <a:pt x="19185" y="63099"/>
                                  <a:pt x="12548" y="60412"/>
                                  <a:pt x="7541" y="55010"/>
                                </a:cubicBezTo>
                                <a:cubicBezTo>
                                  <a:pt x="2517" y="49608"/>
                                  <a:pt x="0" y="41847"/>
                                  <a:pt x="0" y="31767"/>
                                </a:cubicBezTo>
                                <a:cubicBezTo>
                                  <a:pt x="0" y="25264"/>
                                  <a:pt x="1084" y="19575"/>
                                  <a:pt x="3240" y="14681"/>
                                </a:cubicBezTo>
                                <a:cubicBezTo>
                                  <a:pt x="5402" y="9787"/>
                                  <a:pt x="8687" y="6107"/>
                                  <a:pt x="13101" y="3680"/>
                                </a:cubicBezTo>
                                <a:cubicBezTo>
                                  <a:pt x="17509" y="1231"/>
                                  <a:pt x="22313" y="0"/>
                                  <a:pt x="27517" y="0"/>
                                </a:cubicBez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7" name="Shape 3497"/>
                        <wps:cNvSpPr/>
                        <wps:spPr>
                          <a:xfrm>
                            <a:off x="5211898" y="997798"/>
                            <a:ext cx="29436" cy="82244"/>
                          </a:xfrm>
                          <a:custGeom>
                            <a:avLst/>
                            <a:gdLst/>
                            <a:ahLst/>
                            <a:cxnLst/>
                            <a:rect l="0" t="0" r="0" b="0"/>
                            <a:pathLst>
                              <a:path w="29436" h="82244">
                                <a:moveTo>
                                  <a:pt x="17662" y="0"/>
                                </a:moveTo>
                                <a:lnTo>
                                  <a:pt x="17662" y="21082"/>
                                </a:lnTo>
                                <a:lnTo>
                                  <a:pt x="27957" y="21082"/>
                                </a:lnTo>
                                <a:lnTo>
                                  <a:pt x="27957" y="29040"/>
                                </a:lnTo>
                                <a:lnTo>
                                  <a:pt x="17662" y="29040"/>
                                </a:lnTo>
                                <a:lnTo>
                                  <a:pt x="17662" y="64340"/>
                                </a:lnTo>
                                <a:cubicBezTo>
                                  <a:pt x="17662" y="67247"/>
                                  <a:pt x="17842" y="69144"/>
                                  <a:pt x="18215" y="69985"/>
                                </a:cubicBezTo>
                                <a:cubicBezTo>
                                  <a:pt x="18564" y="70798"/>
                                  <a:pt x="19163" y="71458"/>
                                  <a:pt x="19976" y="71943"/>
                                </a:cubicBezTo>
                                <a:cubicBezTo>
                                  <a:pt x="20794" y="72451"/>
                                  <a:pt x="21963" y="72694"/>
                                  <a:pt x="23464" y="72694"/>
                                </a:cubicBezTo>
                                <a:cubicBezTo>
                                  <a:pt x="24610" y="72694"/>
                                  <a:pt x="26105" y="72564"/>
                                  <a:pt x="27957" y="72299"/>
                                </a:cubicBezTo>
                                <a:lnTo>
                                  <a:pt x="29436" y="81336"/>
                                </a:lnTo>
                                <a:cubicBezTo>
                                  <a:pt x="26569" y="81956"/>
                                  <a:pt x="23989" y="82244"/>
                                  <a:pt x="21697" y="82244"/>
                                </a:cubicBezTo>
                                <a:cubicBezTo>
                                  <a:pt x="17995" y="82244"/>
                                  <a:pt x="15105" y="81669"/>
                                  <a:pt x="13056" y="80478"/>
                                </a:cubicBezTo>
                                <a:cubicBezTo>
                                  <a:pt x="11024" y="79309"/>
                                  <a:pt x="9596" y="77768"/>
                                  <a:pt x="8755" y="75849"/>
                                </a:cubicBezTo>
                                <a:cubicBezTo>
                                  <a:pt x="7919" y="73930"/>
                                  <a:pt x="7496" y="69917"/>
                                  <a:pt x="7496" y="63765"/>
                                </a:cubicBezTo>
                                <a:lnTo>
                                  <a:pt x="7496" y="29040"/>
                                </a:lnTo>
                                <a:lnTo>
                                  <a:pt x="0" y="29040"/>
                                </a:lnTo>
                                <a:lnTo>
                                  <a:pt x="0" y="21082"/>
                                </a:lnTo>
                                <a:lnTo>
                                  <a:pt x="7496" y="21082"/>
                                </a:lnTo>
                                <a:lnTo>
                                  <a:pt x="7496" y="6130"/>
                                </a:lnTo>
                                <a:lnTo>
                                  <a:pt x="17662"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8" name="Shape 3498"/>
                        <wps:cNvSpPr/>
                        <wps:spPr>
                          <a:xfrm>
                            <a:off x="5277249" y="995924"/>
                            <a:ext cx="66039" cy="83322"/>
                          </a:xfrm>
                          <a:custGeom>
                            <a:avLst/>
                            <a:gdLst/>
                            <a:ahLst/>
                            <a:cxnLst/>
                            <a:rect l="0" t="0" r="0" b="0"/>
                            <a:pathLst>
                              <a:path w="66039" h="83322">
                                <a:moveTo>
                                  <a:pt x="0" y="0"/>
                                </a:moveTo>
                                <a:lnTo>
                                  <a:pt x="66039" y="0"/>
                                </a:lnTo>
                                <a:lnTo>
                                  <a:pt x="66039" y="9815"/>
                                </a:lnTo>
                                <a:lnTo>
                                  <a:pt x="38478" y="9815"/>
                                </a:lnTo>
                                <a:lnTo>
                                  <a:pt x="38478" y="83322"/>
                                </a:lnTo>
                                <a:lnTo>
                                  <a:pt x="27454" y="83322"/>
                                </a:lnTo>
                                <a:lnTo>
                                  <a:pt x="27454" y="9815"/>
                                </a:lnTo>
                                <a:lnTo>
                                  <a:pt x="0" y="9815"/>
                                </a:lnTo>
                                <a:lnTo>
                                  <a:pt x="0"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9" name="Shape 3499"/>
                        <wps:cNvSpPr/>
                        <wps:spPr>
                          <a:xfrm>
                            <a:off x="5347408" y="1018880"/>
                            <a:ext cx="55321" cy="84863"/>
                          </a:xfrm>
                          <a:custGeom>
                            <a:avLst/>
                            <a:gdLst/>
                            <a:ahLst/>
                            <a:cxnLst/>
                            <a:rect l="0" t="0" r="0" b="0"/>
                            <a:pathLst>
                              <a:path w="55321" h="84863">
                                <a:moveTo>
                                  <a:pt x="0" y="0"/>
                                </a:moveTo>
                                <a:lnTo>
                                  <a:pt x="11023" y="0"/>
                                </a:lnTo>
                                <a:lnTo>
                                  <a:pt x="23594" y="34967"/>
                                </a:lnTo>
                                <a:cubicBezTo>
                                  <a:pt x="25225" y="39398"/>
                                  <a:pt x="26681" y="44049"/>
                                  <a:pt x="27979" y="48948"/>
                                </a:cubicBezTo>
                                <a:cubicBezTo>
                                  <a:pt x="29147" y="44252"/>
                                  <a:pt x="30559" y="39663"/>
                                  <a:pt x="32167" y="35187"/>
                                </a:cubicBezTo>
                                <a:lnTo>
                                  <a:pt x="45071" y="0"/>
                                </a:lnTo>
                                <a:lnTo>
                                  <a:pt x="55321" y="0"/>
                                </a:lnTo>
                                <a:lnTo>
                                  <a:pt x="32348" y="61383"/>
                                </a:lnTo>
                                <a:cubicBezTo>
                                  <a:pt x="29876" y="68015"/>
                                  <a:pt x="27979" y="72581"/>
                                  <a:pt x="26613" y="75093"/>
                                </a:cubicBezTo>
                                <a:cubicBezTo>
                                  <a:pt x="24785" y="78468"/>
                                  <a:pt x="22713" y="80941"/>
                                  <a:pt x="20354" y="82504"/>
                                </a:cubicBezTo>
                                <a:cubicBezTo>
                                  <a:pt x="17995" y="84090"/>
                                  <a:pt x="15195" y="84863"/>
                                  <a:pt x="11927" y="84863"/>
                                </a:cubicBezTo>
                                <a:cubicBezTo>
                                  <a:pt x="9968" y="84863"/>
                                  <a:pt x="7784" y="84446"/>
                                  <a:pt x="5357" y="83605"/>
                                </a:cubicBezTo>
                                <a:lnTo>
                                  <a:pt x="4211" y="74015"/>
                                </a:lnTo>
                                <a:cubicBezTo>
                                  <a:pt x="6440" y="74608"/>
                                  <a:pt x="8399" y="74918"/>
                                  <a:pt x="10052" y="74918"/>
                                </a:cubicBezTo>
                                <a:cubicBezTo>
                                  <a:pt x="12350" y="74918"/>
                                  <a:pt x="14157" y="74545"/>
                                  <a:pt x="15522" y="73772"/>
                                </a:cubicBezTo>
                                <a:cubicBezTo>
                                  <a:pt x="16888" y="73022"/>
                                  <a:pt x="18017" y="71966"/>
                                  <a:pt x="18875" y="70617"/>
                                </a:cubicBezTo>
                                <a:cubicBezTo>
                                  <a:pt x="19535" y="69584"/>
                                  <a:pt x="20574" y="67050"/>
                                  <a:pt x="22008" y="62992"/>
                                </a:cubicBezTo>
                                <a:cubicBezTo>
                                  <a:pt x="22205" y="62416"/>
                                  <a:pt x="22493" y="61580"/>
                                  <a:pt x="22933" y="60480"/>
                                </a:cubicBezTo>
                                <a:lnTo>
                                  <a:pt x="0"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500" name="Shape 3500"/>
                        <wps:cNvSpPr/>
                        <wps:spPr>
                          <a:xfrm>
                            <a:off x="5411416" y="1017795"/>
                            <a:ext cx="25612" cy="84605"/>
                          </a:xfrm>
                          <a:custGeom>
                            <a:avLst/>
                            <a:gdLst/>
                            <a:ahLst/>
                            <a:cxnLst/>
                            <a:rect l="0" t="0" r="0" b="0"/>
                            <a:pathLst>
                              <a:path w="25612" h="84605">
                                <a:moveTo>
                                  <a:pt x="25612" y="0"/>
                                </a:moveTo>
                                <a:lnTo>
                                  <a:pt x="25612" y="7872"/>
                                </a:lnTo>
                                <a:lnTo>
                                  <a:pt x="14286" y="13847"/>
                                </a:lnTo>
                                <a:cubicBezTo>
                                  <a:pt x="10939" y="17927"/>
                                  <a:pt x="9263" y="23837"/>
                                  <a:pt x="9263" y="31598"/>
                                </a:cubicBezTo>
                                <a:cubicBezTo>
                                  <a:pt x="9263" y="39382"/>
                                  <a:pt x="10826" y="45111"/>
                                  <a:pt x="13981" y="48842"/>
                                </a:cubicBezTo>
                                <a:cubicBezTo>
                                  <a:pt x="17131" y="52544"/>
                                  <a:pt x="20946" y="54396"/>
                                  <a:pt x="25422" y="54396"/>
                                </a:cubicBezTo>
                                <a:lnTo>
                                  <a:pt x="25612" y="54302"/>
                                </a:lnTo>
                                <a:lnTo>
                                  <a:pt x="25612" y="62706"/>
                                </a:lnTo>
                                <a:lnTo>
                                  <a:pt x="16911" y="60655"/>
                                </a:lnTo>
                                <a:cubicBezTo>
                                  <a:pt x="14201" y="59205"/>
                                  <a:pt x="11972" y="57393"/>
                                  <a:pt x="10233" y="55192"/>
                                </a:cubicBezTo>
                                <a:lnTo>
                                  <a:pt x="10233" y="84605"/>
                                </a:lnTo>
                                <a:lnTo>
                                  <a:pt x="0" y="84605"/>
                                </a:lnTo>
                                <a:lnTo>
                                  <a:pt x="0" y="1084"/>
                                </a:lnTo>
                                <a:lnTo>
                                  <a:pt x="9325" y="1084"/>
                                </a:lnTo>
                                <a:lnTo>
                                  <a:pt x="9325" y="8930"/>
                                </a:lnTo>
                                <a:cubicBezTo>
                                  <a:pt x="11532" y="5843"/>
                                  <a:pt x="13998" y="3551"/>
                                  <a:pt x="16781" y="2033"/>
                                </a:cubicBezTo>
                                <a:lnTo>
                                  <a:pt x="25612"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501" name="Shape 3501"/>
                        <wps:cNvSpPr/>
                        <wps:spPr>
                          <a:xfrm>
                            <a:off x="5437027" y="1017514"/>
                            <a:ext cx="26796" cy="63099"/>
                          </a:xfrm>
                          <a:custGeom>
                            <a:avLst/>
                            <a:gdLst/>
                            <a:ahLst/>
                            <a:cxnLst/>
                            <a:rect l="0" t="0" r="0" b="0"/>
                            <a:pathLst>
                              <a:path w="26796" h="63099">
                                <a:moveTo>
                                  <a:pt x="1222" y="0"/>
                                </a:moveTo>
                                <a:cubicBezTo>
                                  <a:pt x="6381" y="0"/>
                                  <a:pt x="10925" y="1321"/>
                                  <a:pt x="14870" y="3990"/>
                                </a:cubicBezTo>
                                <a:cubicBezTo>
                                  <a:pt x="18815" y="6632"/>
                                  <a:pt x="21773" y="10380"/>
                                  <a:pt x="23777" y="15234"/>
                                </a:cubicBezTo>
                                <a:cubicBezTo>
                                  <a:pt x="25781" y="20060"/>
                                  <a:pt x="26796" y="25354"/>
                                  <a:pt x="26796" y="31106"/>
                                </a:cubicBezTo>
                                <a:cubicBezTo>
                                  <a:pt x="26796" y="37281"/>
                                  <a:pt x="25696" y="42835"/>
                                  <a:pt x="23466" y="47774"/>
                                </a:cubicBezTo>
                                <a:cubicBezTo>
                                  <a:pt x="21265" y="52736"/>
                                  <a:pt x="18042" y="56529"/>
                                  <a:pt x="13809" y="59153"/>
                                </a:cubicBezTo>
                                <a:cubicBezTo>
                                  <a:pt x="9598" y="61778"/>
                                  <a:pt x="5145" y="63099"/>
                                  <a:pt x="471" y="63099"/>
                                </a:cubicBezTo>
                                <a:lnTo>
                                  <a:pt x="0" y="62988"/>
                                </a:lnTo>
                                <a:lnTo>
                                  <a:pt x="0" y="54584"/>
                                </a:lnTo>
                                <a:lnTo>
                                  <a:pt x="11472" y="48920"/>
                                </a:lnTo>
                                <a:cubicBezTo>
                                  <a:pt x="14718" y="45065"/>
                                  <a:pt x="16349" y="39110"/>
                                  <a:pt x="16349" y="31044"/>
                                </a:cubicBezTo>
                                <a:cubicBezTo>
                                  <a:pt x="16349" y="23345"/>
                                  <a:pt x="14757" y="17594"/>
                                  <a:pt x="11585" y="13778"/>
                                </a:cubicBezTo>
                                <a:cubicBezTo>
                                  <a:pt x="8430" y="9940"/>
                                  <a:pt x="4637" y="8021"/>
                                  <a:pt x="251" y="8021"/>
                                </a:cubicBezTo>
                                <a:lnTo>
                                  <a:pt x="0" y="8153"/>
                                </a:lnTo>
                                <a:lnTo>
                                  <a:pt x="0" y="281"/>
                                </a:lnTo>
                                <a:lnTo>
                                  <a:pt x="1222"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502" name="Shape 3502"/>
                        <wps:cNvSpPr/>
                        <wps:spPr>
                          <a:xfrm>
                            <a:off x="5472753" y="1017590"/>
                            <a:ext cx="27993" cy="62719"/>
                          </a:xfrm>
                          <a:custGeom>
                            <a:avLst/>
                            <a:gdLst/>
                            <a:ahLst/>
                            <a:cxnLst/>
                            <a:rect l="0" t="0" r="0" b="0"/>
                            <a:pathLst>
                              <a:path w="27993" h="62719">
                                <a:moveTo>
                                  <a:pt x="27993" y="0"/>
                                </a:moveTo>
                                <a:lnTo>
                                  <a:pt x="27993" y="8472"/>
                                </a:lnTo>
                                <a:lnTo>
                                  <a:pt x="16448" y="13064"/>
                                </a:lnTo>
                                <a:cubicBezTo>
                                  <a:pt x="13253" y="16191"/>
                                  <a:pt x="11486" y="20402"/>
                                  <a:pt x="11137" y="25674"/>
                                </a:cubicBezTo>
                                <a:lnTo>
                                  <a:pt x="27993" y="25674"/>
                                </a:lnTo>
                                <a:lnTo>
                                  <a:pt x="27993" y="34073"/>
                                </a:lnTo>
                                <a:lnTo>
                                  <a:pt x="10583" y="34073"/>
                                </a:lnTo>
                                <a:cubicBezTo>
                                  <a:pt x="10961" y="40710"/>
                                  <a:pt x="12835" y="45802"/>
                                  <a:pt x="16205" y="49329"/>
                                </a:cubicBezTo>
                                <a:lnTo>
                                  <a:pt x="27993" y="54255"/>
                                </a:lnTo>
                                <a:lnTo>
                                  <a:pt x="27993" y="62719"/>
                                </a:lnTo>
                                <a:lnTo>
                                  <a:pt x="7761" y="54866"/>
                                </a:lnTo>
                                <a:cubicBezTo>
                                  <a:pt x="2579" y="49420"/>
                                  <a:pt x="0" y="41811"/>
                                  <a:pt x="0" y="32001"/>
                                </a:cubicBezTo>
                                <a:cubicBezTo>
                                  <a:pt x="0" y="21835"/>
                                  <a:pt x="2602" y="13945"/>
                                  <a:pt x="7829" y="8345"/>
                                </a:cubicBezTo>
                                <a:lnTo>
                                  <a:pt x="27993"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503" name="Shape 3503"/>
                        <wps:cNvSpPr/>
                        <wps:spPr>
                          <a:xfrm>
                            <a:off x="5500747" y="1059802"/>
                            <a:ext cx="27305" cy="20811"/>
                          </a:xfrm>
                          <a:custGeom>
                            <a:avLst/>
                            <a:gdLst/>
                            <a:ahLst/>
                            <a:cxnLst/>
                            <a:rect l="0" t="0" r="0" b="0"/>
                            <a:pathLst>
                              <a:path w="27305" h="20811">
                                <a:moveTo>
                                  <a:pt x="16744" y="0"/>
                                </a:moveTo>
                                <a:lnTo>
                                  <a:pt x="27305" y="1321"/>
                                </a:lnTo>
                                <a:cubicBezTo>
                                  <a:pt x="25651" y="7496"/>
                                  <a:pt x="22563" y="12277"/>
                                  <a:pt x="18042" y="15697"/>
                                </a:cubicBezTo>
                                <a:cubicBezTo>
                                  <a:pt x="13549" y="19112"/>
                                  <a:pt x="7792" y="20811"/>
                                  <a:pt x="782" y="20811"/>
                                </a:cubicBezTo>
                                <a:lnTo>
                                  <a:pt x="0" y="20507"/>
                                </a:lnTo>
                                <a:lnTo>
                                  <a:pt x="0" y="12044"/>
                                </a:lnTo>
                                <a:lnTo>
                                  <a:pt x="827" y="12389"/>
                                </a:lnTo>
                                <a:cubicBezTo>
                                  <a:pt x="4575" y="12389"/>
                                  <a:pt x="7770" y="11396"/>
                                  <a:pt x="10439" y="9437"/>
                                </a:cubicBezTo>
                                <a:cubicBezTo>
                                  <a:pt x="13087" y="7473"/>
                                  <a:pt x="15203" y="4318"/>
                                  <a:pt x="16744" y="0"/>
                                </a:cubicBez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504" name="Shape 3504"/>
                        <wps:cNvSpPr/>
                        <wps:spPr>
                          <a:xfrm>
                            <a:off x="5500747" y="1017514"/>
                            <a:ext cx="27660" cy="34148"/>
                          </a:xfrm>
                          <a:custGeom>
                            <a:avLst/>
                            <a:gdLst/>
                            <a:ahLst/>
                            <a:cxnLst/>
                            <a:rect l="0" t="0" r="0" b="0"/>
                            <a:pathLst>
                              <a:path w="27660" h="34148">
                                <a:moveTo>
                                  <a:pt x="183" y="0"/>
                                </a:moveTo>
                                <a:cubicBezTo>
                                  <a:pt x="8278" y="0"/>
                                  <a:pt x="14870" y="2754"/>
                                  <a:pt x="19984" y="8241"/>
                                </a:cubicBezTo>
                                <a:cubicBezTo>
                                  <a:pt x="25098" y="13733"/>
                                  <a:pt x="27660" y="21471"/>
                                  <a:pt x="27660" y="31439"/>
                                </a:cubicBezTo>
                                <a:cubicBezTo>
                                  <a:pt x="27660" y="32032"/>
                                  <a:pt x="27638" y="32935"/>
                                  <a:pt x="27615" y="34148"/>
                                </a:cubicBezTo>
                                <a:lnTo>
                                  <a:pt x="0" y="34148"/>
                                </a:lnTo>
                                <a:lnTo>
                                  <a:pt x="0" y="25750"/>
                                </a:lnTo>
                                <a:lnTo>
                                  <a:pt x="16857" y="25750"/>
                                </a:lnTo>
                                <a:cubicBezTo>
                                  <a:pt x="16411" y="20681"/>
                                  <a:pt x="15113" y="16865"/>
                                  <a:pt x="12996" y="14331"/>
                                </a:cubicBezTo>
                                <a:cubicBezTo>
                                  <a:pt x="9734" y="10380"/>
                                  <a:pt x="5523" y="8421"/>
                                  <a:pt x="319" y="8421"/>
                                </a:cubicBezTo>
                                <a:lnTo>
                                  <a:pt x="0" y="8548"/>
                                </a:lnTo>
                                <a:lnTo>
                                  <a:pt x="0" y="76"/>
                                </a:lnTo>
                                <a:lnTo>
                                  <a:pt x="183"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505" name="Shape 3505"/>
                        <wps:cNvSpPr/>
                        <wps:spPr>
                          <a:xfrm>
                            <a:off x="4515019" y="1200753"/>
                            <a:ext cx="232831" cy="0"/>
                          </a:xfrm>
                          <a:custGeom>
                            <a:avLst/>
                            <a:gdLst/>
                            <a:ahLst/>
                            <a:cxnLst/>
                            <a:rect l="0" t="0" r="0" b="0"/>
                            <a:pathLst>
                              <a:path w="232831">
                                <a:moveTo>
                                  <a:pt x="0" y="0"/>
                                </a:moveTo>
                                <a:lnTo>
                                  <a:pt x="232831" y="0"/>
                                </a:lnTo>
                              </a:path>
                            </a:pathLst>
                          </a:custGeom>
                          <a:ln w="15875" cap="rnd">
                            <a:round/>
                          </a:ln>
                        </wps:spPr>
                        <wps:style>
                          <a:lnRef idx="1">
                            <a:srgbClr val="C44E52"/>
                          </a:lnRef>
                          <a:fillRef idx="0">
                            <a:srgbClr val="000000">
                              <a:alpha val="0"/>
                            </a:srgbClr>
                          </a:fillRef>
                          <a:effectRef idx="0">
                            <a:scrgbClr r="0" g="0" b="0"/>
                          </a:effectRef>
                          <a:fontRef idx="none"/>
                        </wps:style>
                        <wps:bodyPr/>
                      </wps:wsp>
                      <wps:wsp>
                        <wps:cNvPr id="3506" name="Shape 3506"/>
                        <wps:cNvSpPr/>
                        <wps:spPr>
                          <a:xfrm>
                            <a:off x="4850132" y="1158178"/>
                            <a:ext cx="65548" cy="84734"/>
                          </a:xfrm>
                          <a:custGeom>
                            <a:avLst/>
                            <a:gdLst/>
                            <a:ahLst/>
                            <a:cxnLst/>
                            <a:rect l="0" t="0" r="0" b="0"/>
                            <a:pathLst>
                              <a:path w="65548" h="84734">
                                <a:moveTo>
                                  <a:pt x="0" y="0"/>
                                </a:moveTo>
                                <a:lnTo>
                                  <a:pt x="11024" y="0"/>
                                </a:lnTo>
                                <a:lnTo>
                                  <a:pt x="11024" y="48068"/>
                                </a:lnTo>
                                <a:cubicBezTo>
                                  <a:pt x="11024" y="55298"/>
                                  <a:pt x="11707" y="60637"/>
                                  <a:pt x="13050" y="64075"/>
                                </a:cubicBezTo>
                                <a:cubicBezTo>
                                  <a:pt x="14393" y="67513"/>
                                  <a:pt x="16713" y="70160"/>
                                  <a:pt x="19976" y="72011"/>
                                </a:cubicBezTo>
                                <a:cubicBezTo>
                                  <a:pt x="23261" y="73862"/>
                                  <a:pt x="27274" y="74788"/>
                                  <a:pt x="32009" y="74788"/>
                                </a:cubicBezTo>
                                <a:cubicBezTo>
                                  <a:pt x="40126" y="74788"/>
                                  <a:pt x="45900" y="72959"/>
                                  <a:pt x="49344" y="69279"/>
                                </a:cubicBezTo>
                                <a:cubicBezTo>
                                  <a:pt x="52803" y="65593"/>
                                  <a:pt x="54525" y="58538"/>
                                  <a:pt x="54525" y="48068"/>
                                </a:cubicBezTo>
                                <a:lnTo>
                                  <a:pt x="54525" y="0"/>
                                </a:lnTo>
                                <a:lnTo>
                                  <a:pt x="65548" y="0"/>
                                </a:lnTo>
                                <a:lnTo>
                                  <a:pt x="65548" y="48135"/>
                                </a:lnTo>
                                <a:cubicBezTo>
                                  <a:pt x="65548" y="56511"/>
                                  <a:pt x="64600" y="63172"/>
                                  <a:pt x="62704" y="68088"/>
                                </a:cubicBezTo>
                                <a:cubicBezTo>
                                  <a:pt x="60807" y="73027"/>
                                  <a:pt x="57392" y="77040"/>
                                  <a:pt x="52453" y="80128"/>
                                </a:cubicBezTo>
                                <a:cubicBezTo>
                                  <a:pt x="47492" y="83193"/>
                                  <a:pt x="41006" y="84734"/>
                                  <a:pt x="32980" y="84734"/>
                                </a:cubicBezTo>
                                <a:cubicBezTo>
                                  <a:pt x="25180" y="84734"/>
                                  <a:pt x="18785" y="83390"/>
                                  <a:pt x="13823" y="80698"/>
                                </a:cubicBezTo>
                                <a:cubicBezTo>
                                  <a:pt x="8862" y="78011"/>
                                  <a:pt x="5311" y="74128"/>
                                  <a:pt x="3195" y="69036"/>
                                </a:cubicBezTo>
                                <a:cubicBezTo>
                                  <a:pt x="1078" y="63945"/>
                                  <a:pt x="0" y="56974"/>
                                  <a:pt x="0" y="48135"/>
                                </a:cubicBez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07" name="Shape 3507"/>
                        <wps:cNvSpPr/>
                        <wps:spPr>
                          <a:xfrm>
                            <a:off x="4932743" y="1179768"/>
                            <a:ext cx="49061" cy="61733"/>
                          </a:xfrm>
                          <a:custGeom>
                            <a:avLst/>
                            <a:gdLst/>
                            <a:ahLst/>
                            <a:cxnLst/>
                            <a:rect l="0" t="0" r="0" b="0"/>
                            <a:pathLst>
                              <a:path w="49061" h="61733">
                                <a:moveTo>
                                  <a:pt x="28403" y="0"/>
                                </a:moveTo>
                                <a:cubicBezTo>
                                  <a:pt x="32038" y="0"/>
                                  <a:pt x="35390" y="660"/>
                                  <a:pt x="38455" y="1958"/>
                                </a:cubicBezTo>
                                <a:cubicBezTo>
                                  <a:pt x="41497" y="3262"/>
                                  <a:pt x="43789" y="4978"/>
                                  <a:pt x="45314" y="7095"/>
                                </a:cubicBezTo>
                                <a:cubicBezTo>
                                  <a:pt x="46809" y="9234"/>
                                  <a:pt x="47893" y="11752"/>
                                  <a:pt x="48485" y="14658"/>
                                </a:cubicBezTo>
                                <a:cubicBezTo>
                                  <a:pt x="48863" y="16555"/>
                                  <a:pt x="49061" y="19885"/>
                                  <a:pt x="49061" y="24604"/>
                                </a:cubicBezTo>
                                <a:lnTo>
                                  <a:pt x="49061" y="61733"/>
                                </a:lnTo>
                                <a:lnTo>
                                  <a:pt x="38805" y="61733"/>
                                </a:lnTo>
                                <a:lnTo>
                                  <a:pt x="38805" y="24999"/>
                                </a:lnTo>
                                <a:cubicBezTo>
                                  <a:pt x="38805" y="20833"/>
                                  <a:pt x="38410" y="17723"/>
                                  <a:pt x="37614" y="15652"/>
                                </a:cubicBezTo>
                                <a:cubicBezTo>
                                  <a:pt x="36824" y="13603"/>
                                  <a:pt x="35413" y="11949"/>
                                  <a:pt x="33381" y="10735"/>
                                </a:cubicBezTo>
                                <a:cubicBezTo>
                                  <a:pt x="31355" y="9499"/>
                                  <a:pt x="28995" y="8884"/>
                                  <a:pt x="26264" y="8884"/>
                                </a:cubicBezTo>
                                <a:cubicBezTo>
                                  <a:pt x="21894" y="8884"/>
                                  <a:pt x="18124" y="10250"/>
                                  <a:pt x="14975" y="13027"/>
                                </a:cubicBezTo>
                                <a:cubicBezTo>
                                  <a:pt x="11797" y="15782"/>
                                  <a:pt x="10211" y="21031"/>
                                  <a:pt x="10211" y="28747"/>
                                </a:cubicBezTo>
                                <a:lnTo>
                                  <a:pt x="10211" y="61733"/>
                                </a:lnTo>
                                <a:lnTo>
                                  <a:pt x="0" y="61733"/>
                                </a:lnTo>
                                <a:lnTo>
                                  <a:pt x="0" y="1366"/>
                                </a:lnTo>
                                <a:lnTo>
                                  <a:pt x="9195" y="1366"/>
                                </a:lnTo>
                                <a:lnTo>
                                  <a:pt x="9195" y="9940"/>
                                </a:lnTo>
                                <a:cubicBezTo>
                                  <a:pt x="13626" y="3308"/>
                                  <a:pt x="20043" y="0"/>
                                  <a:pt x="28403"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08" name="Shape 3508"/>
                        <wps:cNvSpPr/>
                        <wps:spPr>
                          <a:xfrm>
                            <a:off x="4993799" y="1179768"/>
                            <a:ext cx="26754" cy="63098"/>
                          </a:xfrm>
                          <a:custGeom>
                            <a:avLst/>
                            <a:gdLst/>
                            <a:ahLst/>
                            <a:cxnLst/>
                            <a:rect l="0" t="0" r="0" b="0"/>
                            <a:pathLst>
                              <a:path w="26754" h="63098">
                                <a:moveTo>
                                  <a:pt x="25507" y="0"/>
                                </a:moveTo>
                                <a:lnTo>
                                  <a:pt x="26754" y="297"/>
                                </a:lnTo>
                                <a:lnTo>
                                  <a:pt x="26754" y="8603"/>
                                </a:lnTo>
                                <a:lnTo>
                                  <a:pt x="26478" y="8467"/>
                                </a:lnTo>
                                <a:cubicBezTo>
                                  <a:pt x="21934" y="8467"/>
                                  <a:pt x="18124" y="10340"/>
                                  <a:pt x="15082" y="14043"/>
                                </a:cubicBezTo>
                                <a:cubicBezTo>
                                  <a:pt x="12017" y="17746"/>
                                  <a:pt x="10493" y="23610"/>
                                  <a:pt x="10493" y="31614"/>
                                </a:cubicBezTo>
                                <a:cubicBezTo>
                                  <a:pt x="10493" y="39330"/>
                                  <a:pt x="12124" y="45110"/>
                                  <a:pt x="15386" y="48942"/>
                                </a:cubicBezTo>
                                <a:lnTo>
                                  <a:pt x="26754" y="54596"/>
                                </a:lnTo>
                                <a:lnTo>
                                  <a:pt x="26754" y="62680"/>
                                </a:lnTo>
                                <a:lnTo>
                                  <a:pt x="25969" y="63098"/>
                                </a:lnTo>
                                <a:cubicBezTo>
                                  <a:pt x="21144" y="63098"/>
                                  <a:pt x="16735" y="61778"/>
                                  <a:pt x="12677" y="59108"/>
                                </a:cubicBezTo>
                                <a:cubicBezTo>
                                  <a:pt x="8642" y="56466"/>
                                  <a:pt x="5509" y="52758"/>
                                  <a:pt x="3308" y="48000"/>
                                </a:cubicBezTo>
                                <a:cubicBezTo>
                                  <a:pt x="1100" y="43236"/>
                                  <a:pt x="0" y="37789"/>
                                  <a:pt x="0" y="31614"/>
                                </a:cubicBezTo>
                                <a:cubicBezTo>
                                  <a:pt x="0" y="25575"/>
                                  <a:pt x="993" y="20105"/>
                                  <a:pt x="2997" y="15211"/>
                                </a:cubicBezTo>
                                <a:cubicBezTo>
                                  <a:pt x="5001" y="10295"/>
                                  <a:pt x="8026" y="6525"/>
                                  <a:pt x="12040" y="3923"/>
                                </a:cubicBezTo>
                                <a:cubicBezTo>
                                  <a:pt x="16047" y="1298"/>
                                  <a:pt x="20545" y="0"/>
                                  <a:pt x="25507"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09" name="Shape 3509"/>
                        <wps:cNvSpPr/>
                        <wps:spPr>
                          <a:xfrm>
                            <a:off x="5020553" y="1158178"/>
                            <a:ext cx="25586" cy="84270"/>
                          </a:xfrm>
                          <a:custGeom>
                            <a:avLst/>
                            <a:gdLst/>
                            <a:ahLst/>
                            <a:cxnLst/>
                            <a:rect l="0" t="0" r="0" b="0"/>
                            <a:pathLst>
                              <a:path w="25586" h="84270">
                                <a:moveTo>
                                  <a:pt x="15421" y="0"/>
                                </a:moveTo>
                                <a:lnTo>
                                  <a:pt x="25586" y="0"/>
                                </a:lnTo>
                                <a:lnTo>
                                  <a:pt x="25586" y="83322"/>
                                </a:lnTo>
                                <a:lnTo>
                                  <a:pt x="16087" y="83322"/>
                                </a:lnTo>
                                <a:lnTo>
                                  <a:pt x="16087" y="75697"/>
                                </a:lnTo>
                                <a:lnTo>
                                  <a:pt x="0" y="84270"/>
                                </a:lnTo>
                                <a:lnTo>
                                  <a:pt x="0" y="76185"/>
                                </a:lnTo>
                                <a:lnTo>
                                  <a:pt x="164" y="76267"/>
                                </a:lnTo>
                                <a:cubicBezTo>
                                  <a:pt x="4640" y="76267"/>
                                  <a:pt x="8455" y="74438"/>
                                  <a:pt x="11566" y="70798"/>
                                </a:cubicBezTo>
                                <a:cubicBezTo>
                                  <a:pt x="14692" y="67117"/>
                                  <a:pt x="16261" y="61541"/>
                                  <a:pt x="16261" y="54067"/>
                                </a:cubicBezTo>
                                <a:cubicBezTo>
                                  <a:pt x="16261" y="45776"/>
                                  <a:pt x="14653" y="39714"/>
                                  <a:pt x="11475" y="35876"/>
                                </a:cubicBezTo>
                                <a:lnTo>
                                  <a:pt x="0" y="30193"/>
                                </a:lnTo>
                                <a:lnTo>
                                  <a:pt x="0" y="21886"/>
                                </a:lnTo>
                                <a:lnTo>
                                  <a:pt x="8478" y="23904"/>
                                </a:lnTo>
                                <a:cubicBezTo>
                                  <a:pt x="11323" y="25422"/>
                                  <a:pt x="13637" y="27409"/>
                                  <a:pt x="15421" y="29876"/>
                                </a:cubicBezTo>
                                <a:lnTo>
                                  <a:pt x="15421"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0" name="Shape 3510"/>
                        <wps:cNvSpPr/>
                        <wps:spPr>
                          <a:xfrm>
                            <a:off x="5058794" y="1179844"/>
                            <a:ext cx="28016" cy="62719"/>
                          </a:xfrm>
                          <a:custGeom>
                            <a:avLst/>
                            <a:gdLst/>
                            <a:ahLst/>
                            <a:cxnLst/>
                            <a:rect l="0" t="0" r="0" b="0"/>
                            <a:pathLst>
                              <a:path w="28016" h="62719">
                                <a:moveTo>
                                  <a:pt x="28016" y="0"/>
                                </a:moveTo>
                                <a:lnTo>
                                  <a:pt x="28016" y="8472"/>
                                </a:lnTo>
                                <a:lnTo>
                                  <a:pt x="16470" y="13064"/>
                                </a:lnTo>
                                <a:cubicBezTo>
                                  <a:pt x="13276" y="16191"/>
                                  <a:pt x="11509" y="20407"/>
                                  <a:pt x="11159" y="25674"/>
                                </a:cubicBezTo>
                                <a:lnTo>
                                  <a:pt x="28016" y="25674"/>
                                </a:lnTo>
                                <a:lnTo>
                                  <a:pt x="28016" y="34073"/>
                                </a:lnTo>
                                <a:lnTo>
                                  <a:pt x="10606" y="34073"/>
                                </a:lnTo>
                                <a:cubicBezTo>
                                  <a:pt x="10984" y="40710"/>
                                  <a:pt x="12858" y="45807"/>
                                  <a:pt x="16228" y="49335"/>
                                </a:cubicBezTo>
                                <a:lnTo>
                                  <a:pt x="28016" y="54256"/>
                                </a:lnTo>
                                <a:lnTo>
                                  <a:pt x="28016" y="62719"/>
                                </a:lnTo>
                                <a:lnTo>
                                  <a:pt x="7784" y="54866"/>
                                </a:lnTo>
                                <a:cubicBezTo>
                                  <a:pt x="2602" y="49419"/>
                                  <a:pt x="0" y="41794"/>
                                  <a:pt x="0" y="31978"/>
                                </a:cubicBezTo>
                                <a:cubicBezTo>
                                  <a:pt x="0" y="21818"/>
                                  <a:pt x="2625" y="13944"/>
                                  <a:pt x="7851" y="8345"/>
                                </a:cubicBezTo>
                                <a:lnTo>
                                  <a:pt x="28016"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1" name="Shape 3511"/>
                        <wps:cNvSpPr/>
                        <wps:spPr>
                          <a:xfrm>
                            <a:off x="5086810" y="1222055"/>
                            <a:ext cx="27305" cy="20811"/>
                          </a:xfrm>
                          <a:custGeom>
                            <a:avLst/>
                            <a:gdLst/>
                            <a:ahLst/>
                            <a:cxnLst/>
                            <a:rect l="0" t="0" r="0" b="0"/>
                            <a:pathLst>
                              <a:path w="27305" h="20811">
                                <a:moveTo>
                                  <a:pt x="16744" y="0"/>
                                </a:moveTo>
                                <a:lnTo>
                                  <a:pt x="27305" y="1298"/>
                                </a:lnTo>
                                <a:cubicBezTo>
                                  <a:pt x="25651" y="7473"/>
                                  <a:pt x="22563" y="12282"/>
                                  <a:pt x="18048" y="15697"/>
                                </a:cubicBezTo>
                                <a:cubicBezTo>
                                  <a:pt x="13549" y="19117"/>
                                  <a:pt x="7792" y="20811"/>
                                  <a:pt x="782" y="20811"/>
                                </a:cubicBezTo>
                                <a:lnTo>
                                  <a:pt x="0" y="20507"/>
                                </a:lnTo>
                                <a:lnTo>
                                  <a:pt x="0" y="12044"/>
                                </a:lnTo>
                                <a:lnTo>
                                  <a:pt x="827" y="12389"/>
                                </a:lnTo>
                                <a:cubicBezTo>
                                  <a:pt x="4575" y="12389"/>
                                  <a:pt x="7769" y="11396"/>
                                  <a:pt x="10439" y="9437"/>
                                </a:cubicBezTo>
                                <a:cubicBezTo>
                                  <a:pt x="13086" y="7473"/>
                                  <a:pt x="15203" y="4318"/>
                                  <a:pt x="16744"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2" name="Shape 3512"/>
                        <wps:cNvSpPr/>
                        <wps:spPr>
                          <a:xfrm>
                            <a:off x="5086810" y="1179768"/>
                            <a:ext cx="27660" cy="34148"/>
                          </a:xfrm>
                          <a:custGeom>
                            <a:avLst/>
                            <a:gdLst/>
                            <a:ahLst/>
                            <a:cxnLst/>
                            <a:rect l="0" t="0" r="0" b="0"/>
                            <a:pathLst>
                              <a:path w="27660" h="34148">
                                <a:moveTo>
                                  <a:pt x="183" y="0"/>
                                </a:moveTo>
                                <a:cubicBezTo>
                                  <a:pt x="8277" y="0"/>
                                  <a:pt x="14870" y="2732"/>
                                  <a:pt x="19984" y="8246"/>
                                </a:cubicBezTo>
                                <a:cubicBezTo>
                                  <a:pt x="25103" y="13733"/>
                                  <a:pt x="27660" y="21449"/>
                                  <a:pt x="27660" y="31439"/>
                                </a:cubicBezTo>
                                <a:cubicBezTo>
                                  <a:pt x="27660" y="32032"/>
                                  <a:pt x="27638" y="32941"/>
                                  <a:pt x="27593" y="34148"/>
                                </a:cubicBezTo>
                                <a:lnTo>
                                  <a:pt x="0" y="34148"/>
                                </a:lnTo>
                                <a:lnTo>
                                  <a:pt x="0" y="25750"/>
                                </a:lnTo>
                                <a:lnTo>
                                  <a:pt x="16857" y="25750"/>
                                </a:lnTo>
                                <a:cubicBezTo>
                                  <a:pt x="16411" y="20681"/>
                                  <a:pt x="15113" y="16865"/>
                                  <a:pt x="12996" y="14331"/>
                                </a:cubicBezTo>
                                <a:cubicBezTo>
                                  <a:pt x="9734" y="10380"/>
                                  <a:pt x="5500" y="8421"/>
                                  <a:pt x="319" y="8421"/>
                                </a:cubicBezTo>
                                <a:lnTo>
                                  <a:pt x="0" y="8548"/>
                                </a:lnTo>
                                <a:lnTo>
                                  <a:pt x="0" y="76"/>
                                </a:lnTo>
                                <a:lnTo>
                                  <a:pt x="183"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3" name="Shape 3513"/>
                        <wps:cNvSpPr/>
                        <wps:spPr>
                          <a:xfrm>
                            <a:off x="5126859" y="1179768"/>
                            <a:ext cx="32805" cy="61733"/>
                          </a:xfrm>
                          <a:custGeom>
                            <a:avLst/>
                            <a:gdLst/>
                            <a:ahLst/>
                            <a:cxnLst/>
                            <a:rect l="0" t="0" r="0" b="0"/>
                            <a:pathLst>
                              <a:path w="32805" h="61733">
                                <a:moveTo>
                                  <a:pt x="22290" y="0"/>
                                </a:moveTo>
                                <a:cubicBezTo>
                                  <a:pt x="25733" y="0"/>
                                  <a:pt x="29238" y="1101"/>
                                  <a:pt x="32805" y="3285"/>
                                </a:cubicBezTo>
                                <a:lnTo>
                                  <a:pt x="29278" y="12784"/>
                                </a:lnTo>
                                <a:cubicBezTo>
                                  <a:pt x="26766" y="11311"/>
                                  <a:pt x="24277" y="10561"/>
                                  <a:pt x="21782" y="10561"/>
                                </a:cubicBezTo>
                                <a:cubicBezTo>
                                  <a:pt x="19535" y="10561"/>
                                  <a:pt x="17526" y="11244"/>
                                  <a:pt x="15742" y="12587"/>
                                </a:cubicBezTo>
                                <a:cubicBezTo>
                                  <a:pt x="13959" y="13930"/>
                                  <a:pt x="12677" y="15804"/>
                                  <a:pt x="11927" y="18186"/>
                                </a:cubicBezTo>
                                <a:cubicBezTo>
                                  <a:pt x="10804" y="21827"/>
                                  <a:pt x="10228" y="25795"/>
                                  <a:pt x="10228" y="30118"/>
                                </a:cubicBezTo>
                                <a:lnTo>
                                  <a:pt x="10228" y="61733"/>
                                </a:lnTo>
                                <a:lnTo>
                                  <a:pt x="0" y="61733"/>
                                </a:lnTo>
                                <a:lnTo>
                                  <a:pt x="0" y="1366"/>
                                </a:lnTo>
                                <a:lnTo>
                                  <a:pt x="9217" y="1366"/>
                                </a:lnTo>
                                <a:lnTo>
                                  <a:pt x="9217" y="10515"/>
                                </a:lnTo>
                                <a:cubicBezTo>
                                  <a:pt x="11554" y="6237"/>
                                  <a:pt x="13739" y="3415"/>
                                  <a:pt x="15720" y="2049"/>
                                </a:cubicBezTo>
                                <a:cubicBezTo>
                                  <a:pt x="17707" y="683"/>
                                  <a:pt x="19885" y="0"/>
                                  <a:pt x="22290"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4" name="Shape 3514"/>
                        <wps:cNvSpPr/>
                        <wps:spPr>
                          <a:xfrm>
                            <a:off x="5158412" y="1181133"/>
                            <a:ext cx="82815" cy="60367"/>
                          </a:xfrm>
                          <a:custGeom>
                            <a:avLst/>
                            <a:gdLst/>
                            <a:ahLst/>
                            <a:cxnLst/>
                            <a:rect l="0" t="0" r="0" b="0"/>
                            <a:pathLst>
                              <a:path w="82815" h="60367">
                                <a:moveTo>
                                  <a:pt x="0" y="0"/>
                                </a:moveTo>
                                <a:lnTo>
                                  <a:pt x="10561" y="0"/>
                                </a:lnTo>
                                <a:lnTo>
                                  <a:pt x="20173" y="34837"/>
                                </a:lnTo>
                                <a:lnTo>
                                  <a:pt x="23746" y="47802"/>
                                </a:lnTo>
                                <a:cubicBezTo>
                                  <a:pt x="23898" y="47159"/>
                                  <a:pt x="24960" y="43016"/>
                                  <a:pt x="26879" y="35362"/>
                                </a:cubicBezTo>
                                <a:lnTo>
                                  <a:pt x="36491" y="0"/>
                                </a:lnTo>
                                <a:lnTo>
                                  <a:pt x="47006" y="0"/>
                                </a:lnTo>
                                <a:lnTo>
                                  <a:pt x="56043" y="35012"/>
                                </a:lnTo>
                                <a:lnTo>
                                  <a:pt x="59068" y="46566"/>
                                </a:lnTo>
                                <a:lnTo>
                                  <a:pt x="62506" y="34899"/>
                                </a:lnTo>
                                <a:lnTo>
                                  <a:pt x="72869" y="0"/>
                                </a:lnTo>
                                <a:lnTo>
                                  <a:pt x="82815" y="0"/>
                                </a:lnTo>
                                <a:lnTo>
                                  <a:pt x="63940" y="60367"/>
                                </a:lnTo>
                                <a:lnTo>
                                  <a:pt x="53311" y="60367"/>
                                </a:lnTo>
                                <a:lnTo>
                                  <a:pt x="43699" y="24209"/>
                                </a:lnTo>
                                <a:lnTo>
                                  <a:pt x="41385" y="13936"/>
                                </a:lnTo>
                                <a:lnTo>
                                  <a:pt x="29148" y="60367"/>
                                </a:lnTo>
                                <a:lnTo>
                                  <a:pt x="18452" y="60367"/>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5" name="Shape 3515"/>
                        <wps:cNvSpPr/>
                        <wps:spPr>
                          <a:xfrm>
                            <a:off x="5246340" y="1206190"/>
                            <a:ext cx="26469" cy="36676"/>
                          </a:xfrm>
                          <a:custGeom>
                            <a:avLst/>
                            <a:gdLst/>
                            <a:ahLst/>
                            <a:cxnLst/>
                            <a:rect l="0" t="0" r="0" b="0"/>
                            <a:pathLst>
                              <a:path w="26469" h="36676">
                                <a:moveTo>
                                  <a:pt x="26469" y="0"/>
                                </a:moveTo>
                                <a:lnTo>
                                  <a:pt x="26469" y="8605"/>
                                </a:lnTo>
                                <a:lnTo>
                                  <a:pt x="25287" y="8878"/>
                                </a:lnTo>
                                <a:cubicBezTo>
                                  <a:pt x="21099" y="9493"/>
                                  <a:pt x="18124" y="10176"/>
                                  <a:pt x="16357" y="10927"/>
                                </a:cubicBezTo>
                                <a:cubicBezTo>
                                  <a:pt x="14641" y="11700"/>
                                  <a:pt x="13293" y="12801"/>
                                  <a:pt x="12327" y="14257"/>
                                </a:cubicBezTo>
                                <a:cubicBezTo>
                                  <a:pt x="11379" y="15708"/>
                                  <a:pt x="10916" y="17322"/>
                                  <a:pt x="10916" y="19105"/>
                                </a:cubicBezTo>
                                <a:cubicBezTo>
                                  <a:pt x="10916" y="21837"/>
                                  <a:pt x="11949" y="24112"/>
                                  <a:pt x="13998" y="25918"/>
                                </a:cubicBezTo>
                                <a:cubicBezTo>
                                  <a:pt x="16075" y="27747"/>
                                  <a:pt x="19095" y="28650"/>
                                  <a:pt x="23085" y="28650"/>
                                </a:cubicBezTo>
                                <a:lnTo>
                                  <a:pt x="26469" y="27820"/>
                                </a:lnTo>
                                <a:lnTo>
                                  <a:pt x="26469" y="35653"/>
                                </a:lnTo>
                                <a:lnTo>
                                  <a:pt x="20636" y="36676"/>
                                </a:lnTo>
                                <a:cubicBezTo>
                                  <a:pt x="13998" y="36676"/>
                                  <a:pt x="8906" y="35045"/>
                                  <a:pt x="5334" y="31828"/>
                                </a:cubicBezTo>
                                <a:cubicBezTo>
                                  <a:pt x="1784" y="28588"/>
                                  <a:pt x="0" y="24440"/>
                                  <a:pt x="0" y="19393"/>
                                </a:cubicBezTo>
                                <a:cubicBezTo>
                                  <a:pt x="0" y="16436"/>
                                  <a:pt x="660" y="13749"/>
                                  <a:pt x="2004" y="11299"/>
                                </a:cubicBezTo>
                                <a:cubicBezTo>
                                  <a:pt x="3353" y="8855"/>
                                  <a:pt x="5114" y="6891"/>
                                  <a:pt x="7298" y="5412"/>
                                </a:cubicBezTo>
                                <a:cubicBezTo>
                                  <a:pt x="9483" y="3939"/>
                                  <a:pt x="11949" y="2810"/>
                                  <a:pt x="14681" y="2060"/>
                                </a:cubicBezTo>
                                <a:cubicBezTo>
                                  <a:pt x="16668" y="1534"/>
                                  <a:pt x="19710" y="1004"/>
                                  <a:pt x="23769" y="519"/>
                                </a:cubicBezTo>
                                <a:lnTo>
                                  <a:pt x="26469"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6" name="Shape 3516"/>
                        <wps:cNvSpPr/>
                        <wps:spPr>
                          <a:xfrm>
                            <a:off x="5248101" y="1180162"/>
                            <a:ext cx="24708" cy="19558"/>
                          </a:xfrm>
                          <a:custGeom>
                            <a:avLst/>
                            <a:gdLst/>
                            <a:ahLst/>
                            <a:cxnLst/>
                            <a:rect l="0" t="0" r="0" b="0"/>
                            <a:pathLst>
                              <a:path w="24708" h="19558">
                                <a:moveTo>
                                  <a:pt x="24708" y="0"/>
                                </a:moveTo>
                                <a:lnTo>
                                  <a:pt x="24708" y="8321"/>
                                </a:lnTo>
                                <a:lnTo>
                                  <a:pt x="15105" y="10606"/>
                                </a:lnTo>
                                <a:cubicBezTo>
                                  <a:pt x="12813" y="12283"/>
                                  <a:pt x="11114" y="15280"/>
                                  <a:pt x="10013" y="19558"/>
                                </a:cubicBezTo>
                                <a:lnTo>
                                  <a:pt x="0" y="18192"/>
                                </a:lnTo>
                                <a:cubicBezTo>
                                  <a:pt x="909" y="13914"/>
                                  <a:pt x="2405" y="10448"/>
                                  <a:pt x="4499" y="7829"/>
                                </a:cubicBezTo>
                                <a:cubicBezTo>
                                  <a:pt x="6570" y="5182"/>
                                  <a:pt x="9596" y="3173"/>
                                  <a:pt x="13541" y="1744"/>
                                </a:cubicBezTo>
                                <a:lnTo>
                                  <a:pt x="24708"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7" name="Shape 3517"/>
                        <wps:cNvSpPr/>
                        <wps:spPr>
                          <a:xfrm>
                            <a:off x="5272809" y="1179768"/>
                            <a:ext cx="29134" cy="62075"/>
                          </a:xfrm>
                          <a:custGeom>
                            <a:avLst/>
                            <a:gdLst/>
                            <a:ahLst/>
                            <a:cxnLst/>
                            <a:rect l="0" t="0" r="0" b="0"/>
                            <a:pathLst>
                              <a:path w="29134" h="62075">
                                <a:moveTo>
                                  <a:pt x="2526" y="0"/>
                                </a:moveTo>
                                <a:cubicBezTo>
                                  <a:pt x="7685" y="0"/>
                                  <a:pt x="11851" y="593"/>
                                  <a:pt x="15068" y="1806"/>
                                </a:cubicBezTo>
                                <a:cubicBezTo>
                                  <a:pt x="18291" y="3020"/>
                                  <a:pt x="20667" y="4561"/>
                                  <a:pt x="22191" y="6390"/>
                                </a:cubicBezTo>
                                <a:cubicBezTo>
                                  <a:pt x="23693" y="8224"/>
                                  <a:pt x="24771" y="10561"/>
                                  <a:pt x="25369" y="13360"/>
                                </a:cubicBezTo>
                                <a:cubicBezTo>
                                  <a:pt x="25696" y="15099"/>
                                  <a:pt x="25871" y="18231"/>
                                  <a:pt x="25871" y="22797"/>
                                </a:cubicBezTo>
                                <a:lnTo>
                                  <a:pt x="25871" y="36423"/>
                                </a:lnTo>
                                <a:cubicBezTo>
                                  <a:pt x="25871" y="45945"/>
                                  <a:pt x="26091" y="51968"/>
                                  <a:pt x="26538" y="54502"/>
                                </a:cubicBezTo>
                                <a:cubicBezTo>
                                  <a:pt x="26978" y="56991"/>
                                  <a:pt x="27836" y="59418"/>
                                  <a:pt x="29134" y="61733"/>
                                </a:cubicBezTo>
                                <a:lnTo>
                                  <a:pt x="18443" y="61733"/>
                                </a:lnTo>
                                <a:cubicBezTo>
                                  <a:pt x="17382" y="59616"/>
                                  <a:pt x="16699" y="57127"/>
                                  <a:pt x="16395" y="54304"/>
                                </a:cubicBezTo>
                                <a:cubicBezTo>
                                  <a:pt x="12602" y="57499"/>
                                  <a:pt x="8961" y="59768"/>
                                  <a:pt x="5455" y="61117"/>
                                </a:cubicBezTo>
                                <a:lnTo>
                                  <a:pt x="0" y="62075"/>
                                </a:lnTo>
                                <a:lnTo>
                                  <a:pt x="0" y="54242"/>
                                </a:lnTo>
                                <a:lnTo>
                                  <a:pt x="7132" y="52493"/>
                                </a:lnTo>
                                <a:cubicBezTo>
                                  <a:pt x="10197" y="50777"/>
                                  <a:pt x="12443" y="48417"/>
                                  <a:pt x="13877" y="45415"/>
                                </a:cubicBezTo>
                                <a:cubicBezTo>
                                  <a:pt x="15006" y="43100"/>
                                  <a:pt x="15553" y="39686"/>
                                  <a:pt x="15553" y="35187"/>
                                </a:cubicBezTo>
                                <a:lnTo>
                                  <a:pt x="15553" y="31439"/>
                                </a:lnTo>
                                <a:lnTo>
                                  <a:pt x="0" y="35027"/>
                                </a:lnTo>
                                <a:lnTo>
                                  <a:pt x="0" y="26422"/>
                                </a:lnTo>
                                <a:lnTo>
                                  <a:pt x="15553" y="23435"/>
                                </a:lnTo>
                                <a:cubicBezTo>
                                  <a:pt x="15576" y="22024"/>
                                  <a:pt x="15598" y="21121"/>
                                  <a:pt x="15598" y="20743"/>
                                </a:cubicBezTo>
                                <a:cubicBezTo>
                                  <a:pt x="15598" y="16577"/>
                                  <a:pt x="14627" y="13648"/>
                                  <a:pt x="12686" y="11926"/>
                                </a:cubicBezTo>
                                <a:cubicBezTo>
                                  <a:pt x="10084" y="9635"/>
                                  <a:pt x="6207" y="8467"/>
                                  <a:pt x="1048" y="8467"/>
                                </a:cubicBezTo>
                                <a:lnTo>
                                  <a:pt x="0" y="8716"/>
                                </a:lnTo>
                                <a:lnTo>
                                  <a:pt x="0" y="395"/>
                                </a:lnTo>
                                <a:lnTo>
                                  <a:pt x="2526"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8" name="Shape 3518"/>
                        <wps:cNvSpPr/>
                        <wps:spPr>
                          <a:xfrm>
                            <a:off x="5308936" y="1160052"/>
                            <a:ext cx="29435" cy="82244"/>
                          </a:xfrm>
                          <a:custGeom>
                            <a:avLst/>
                            <a:gdLst/>
                            <a:ahLst/>
                            <a:cxnLst/>
                            <a:rect l="0" t="0" r="0" b="0"/>
                            <a:pathLst>
                              <a:path w="29435" h="82244">
                                <a:moveTo>
                                  <a:pt x="17661" y="0"/>
                                </a:moveTo>
                                <a:lnTo>
                                  <a:pt x="17661" y="21082"/>
                                </a:lnTo>
                                <a:lnTo>
                                  <a:pt x="27956" y="21082"/>
                                </a:lnTo>
                                <a:lnTo>
                                  <a:pt x="27956" y="29040"/>
                                </a:lnTo>
                                <a:lnTo>
                                  <a:pt x="17661" y="29040"/>
                                </a:lnTo>
                                <a:lnTo>
                                  <a:pt x="17661" y="64340"/>
                                </a:lnTo>
                                <a:cubicBezTo>
                                  <a:pt x="17661" y="67247"/>
                                  <a:pt x="17837" y="69127"/>
                                  <a:pt x="18209" y="69962"/>
                                </a:cubicBezTo>
                                <a:cubicBezTo>
                                  <a:pt x="18564" y="70798"/>
                                  <a:pt x="19157" y="71463"/>
                                  <a:pt x="19976" y="71949"/>
                                </a:cubicBezTo>
                                <a:cubicBezTo>
                                  <a:pt x="20788" y="72451"/>
                                  <a:pt x="21934" y="72694"/>
                                  <a:pt x="23458" y="72694"/>
                                </a:cubicBezTo>
                                <a:cubicBezTo>
                                  <a:pt x="24604" y="72694"/>
                                  <a:pt x="26105" y="72564"/>
                                  <a:pt x="27956" y="72299"/>
                                </a:cubicBezTo>
                                <a:lnTo>
                                  <a:pt x="29435" y="81341"/>
                                </a:lnTo>
                                <a:cubicBezTo>
                                  <a:pt x="26546" y="81956"/>
                                  <a:pt x="23988" y="82244"/>
                                  <a:pt x="21697" y="82244"/>
                                </a:cubicBezTo>
                                <a:cubicBezTo>
                                  <a:pt x="17989" y="82244"/>
                                  <a:pt x="15105" y="81669"/>
                                  <a:pt x="13050" y="80478"/>
                                </a:cubicBezTo>
                                <a:cubicBezTo>
                                  <a:pt x="11023" y="79309"/>
                                  <a:pt x="9590" y="77768"/>
                                  <a:pt x="8755" y="75849"/>
                                </a:cubicBezTo>
                                <a:cubicBezTo>
                                  <a:pt x="7913" y="73930"/>
                                  <a:pt x="7496" y="69894"/>
                                  <a:pt x="7496" y="63765"/>
                                </a:cubicBezTo>
                                <a:lnTo>
                                  <a:pt x="7496" y="29040"/>
                                </a:lnTo>
                                <a:lnTo>
                                  <a:pt x="0" y="29040"/>
                                </a:lnTo>
                                <a:lnTo>
                                  <a:pt x="0" y="21082"/>
                                </a:lnTo>
                                <a:lnTo>
                                  <a:pt x="7496" y="21082"/>
                                </a:lnTo>
                                <a:lnTo>
                                  <a:pt x="7496" y="6130"/>
                                </a:lnTo>
                                <a:lnTo>
                                  <a:pt x="17661"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9" name="Shape 3519"/>
                        <wps:cNvSpPr/>
                        <wps:spPr>
                          <a:xfrm>
                            <a:off x="5343486" y="1179845"/>
                            <a:ext cx="27990" cy="62717"/>
                          </a:xfrm>
                          <a:custGeom>
                            <a:avLst/>
                            <a:gdLst/>
                            <a:ahLst/>
                            <a:cxnLst/>
                            <a:rect l="0" t="0" r="0" b="0"/>
                            <a:pathLst>
                              <a:path w="27990" h="62717">
                                <a:moveTo>
                                  <a:pt x="27990" y="0"/>
                                </a:moveTo>
                                <a:lnTo>
                                  <a:pt x="27990" y="8470"/>
                                </a:lnTo>
                                <a:lnTo>
                                  <a:pt x="16448" y="13063"/>
                                </a:lnTo>
                                <a:cubicBezTo>
                                  <a:pt x="13253" y="16190"/>
                                  <a:pt x="11486" y="20406"/>
                                  <a:pt x="11136" y="25672"/>
                                </a:cubicBezTo>
                                <a:lnTo>
                                  <a:pt x="27990" y="25672"/>
                                </a:lnTo>
                                <a:lnTo>
                                  <a:pt x="27990" y="34071"/>
                                </a:lnTo>
                                <a:lnTo>
                                  <a:pt x="10583" y="34071"/>
                                </a:lnTo>
                                <a:cubicBezTo>
                                  <a:pt x="10956" y="40709"/>
                                  <a:pt x="12829" y="45806"/>
                                  <a:pt x="16205" y="49334"/>
                                </a:cubicBezTo>
                                <a:lnTo>
                                  <a:pt x="27990" y="54256"/>
                                </a:lnTo>
                                <a:lnTo>
                                  <a:pt x="27990" y="62717"/>
                                </a:lnTo>
                                <a:lnTo>
                                  <a:pt x="7761" y="54865"/>
                                </a:lnTo>
                                <a:cubicBezTo>
                                  <a:pt x="2579" y="49418"/>
                                  <a:pt x="0" y="41793"/>
                                  <a:pt x="0" y="31977"/>
                                </a:cubicBezTo>
                                <a:cubicBezTo>
                                  <a:pt x="0" y="21817"/>
                                  <a:pt x="2602" y="13943"/>
                                  <a:pt x="7829" y="8344"/>
                                </a:cubicBezTo>
                                <a:lnTo>
                                  <a:pt x="2799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20" name="Shape 3520"/>
                        <wps:cNvSpPr/>
                        <wps:spPr>
                          <a:xfrm>
                            <a:off x="5371476" y="1222055"/>
                            <a:ext cx="27330" cy="20811"/>
                          </a:xfrm>
                          <a:custGeom>
                            <a:avLst/>
                            <a:gdLst/>
                            <a:ahLst/>
                            <a:cxnLst/>
                            <a:rect l="0" t="0" r="0" b="0"/>
                            <a:pathLst>
                              <a:path w="27330" h="20811">
                                <a:moveTo>
                                  <a:pt x="16747" y="0"/>
                                </a:moveTo>
                                <a:lnTo>
                                  <a:pt x="27330" y="1298"/>
                                </a:lnTo>
                                <a:cubicBezTo>
                                  <a:pt x="25654" y="7473"/>
                                  <a:pt x="22566" y="12282"/>
                                  <a:pt x="18068" y="15697"/>
                                </a:cubicBezTo>
                                <a:cubicBezTo>
                                  <a:pt x="13546" y="19117"/>
                                  <a:pt x="7795" y="20811"/>
                                  <a:pt x="785" y="20811"/>
                                </a:cubicBezTo>
                                <a:lnTo>
                                  <a:pt x="0" y="20506"/>
                                </a:lnTo>
                                <a:lnTo>
                                  <a:pt x="0" y="12045"/>
                                </a:lnTo>
                                <a:lnTo>
                                  <a:pt x="824" y="12389"/>
                                </a:lnTo>
                                <a:cubicBezTo>
                                  <a:pt x="4572" y="12389"/>
                                  <a:pt x="7773" y="11396"/>
                                  <a:pt x="10437" y="9437"/>
                                </a:cubicBezTo>
                                <a:cubicBezTo>
                                  <a:pt x="13084" y="7473"/>
                                  <a:pt x="15201" y="4318"/>
                                  <a:pt x="16747"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21" name="Shape 3521"/>
                        <wps:cNvSpPr/>
                        <wps:spPr>
                          <a:xfrm>
                            <a:off x="5371476" y="1179768"/>
                            <a:ext cx="27658" cy="34148"/>
                          </a:xfrm>
                          <a:custGeom>
                            <a:avLst/>
                            <a:gdLst/>
                            <a:ahLst/>
                            <a:cxnLst/>
                            <a:rect l="0" t="0" r="0" b="0"/>
                            <a:pathLst>
                              <a:path w="27658" h="34148">
                                <a:moveTo>
                                  <a:pt x="186" y="0"/>
                                </a:moveTo>
                                <a:cubicBezTo>
                                  <a:pt x="8281" y="0"/>
                                  <a:pt x="14873" y="2732"/>
                                  <a:pt x="19987" y="8246"/>
                                </a:cubicBezTo>
                                <a:cubicBezTo>
                                  <a:pt x="25101" y="13733"/>
                                  <a:pt x="27658" y="21449"/>
                                  <a:pt x="27658" y="31439"/>
                                </a:cubicBezTo>
                                <a:cubicBezTo>
                                  <a:pt x="27658" y="32032"/>
                                  <a:pt x="27635" y="32941"/>
                                  <a:pt x="27612" y="34148"/>
                                </a:cubicBezTo>
                                <a:lnTo>
                                  <a:pt x="0" y="34148"/>
                                </a:lnTo>
                                <a:lnTo>
                                  <a:pt x="0" y="25750"/>
                                </a:lnTo>
                                <a:lnTo>
                                  <a:pt x="16854" y="25750"/>
                                </a:lnTo>
                                <a:cubicBezTo>
                                  <a:pt x="16414" y="20681"/>
                                  <a:pt x="15133" y="16865"/>
                                  <a:pt x="12999" y="14331"/>
                                </a:cubicBezTo>
                                <a:cubicBezTo>
                                  <a:pt x="9731" y="10380"/>
                                  <a:pt x="5520" y="8421"/>
                                  <a:pt x="316" y="8421"/>
                                </a:cubicBezTo>
                                <a:lnTo>
                                  <a:pt x="0" y="8547"/>
                                </a:lnTo>
                                <a:lnTo>
                                  <a:pt x="0" y="77"/>
                                </a:lnTo>
                                <a:lnTo>
                                  <a:pt x="186"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22" name="Shape 3522"/>
                        <wps:cNvSpPr/>
                        <wps:spPr>
                          <a:xfrm>
                            <a:off x="5411529" y="1179768"/>
                            <a:ext cx="32805" cy="61733"/>
                          </a:xfrm>
                          <a:custGeom>
                            <a:avLst/>
                            <a:gdLst/>
                            <a:ahLst/>
                            <a:cxnLst/>
                            <a:rect l="0" t="0" r="0" b="0"/>
                            <a:pathLst>
                              <a:path w="32805" h="61733">
                                <a:moveTo>
                                  <a:pt x="22289" y="0"/>
                                </a:moveTo>
                                <a:cubicBezTo>
                                  <a:pt x="25727" y="0"/>
                                  <a:pt x="29232" y="1101"/>
                                  <a:pt x="32805" y="3285"/>
                                </a:cubicBezTo>
                                <a:lnTo>
                                  <a:pt x="29277" y="12784"/>
                                </a:lnTo>
                                <a:cubicBezTo>
                                  <a:pt x="26765" y="11311"/>
                                  <a:pt x="24271" y="10561"/>
                                  <a:pt x="21782" y="10561"/>
                                </a:cubicBezTo>
                                <a:cubicBezTo>
                                  <a:pt x="19529" y="10561"/>
                                  <a:pt x="17526" y="11244"/>
                                  <a:pt x="15742" y="12587"/>
                                </a:cubicBezTo>
                                <a:cubicBezTo>
                                  <a:pt x="13953" y="13930"/>
                                  <a:pt x="12700" y="15804"/>
                                  <a:pt x="11949" y="18186"/>
                                </a:cubicBezTo>
                                <a:cubicBezTo>
                                  <a:pt x="10803" y="21827"/>
                                  <a:pt x="10227" y="25795"/>
                                  <a:pt x="10227" y="30118"/>
                                </a:cubicBezTo>
                                <a:lnTo>
                                  <a:pt x="10227" y="61733"/>
                                </a:lnTo>
                                <a:lnTo>
                                  <a:pt x="0" y="61733"/>
                                </a:lnTo>
                                <a:lnTo>
                                  <a:pt x="0" y="1366"/>
                                </a:lnTo>
                                <a:lnTo>
                                  <a:pt x="9211" y="1366"/>
                                </a:lnTo>
                                <a:lnTo>
                                  <a:pt x="9211" y="10515"/>
                                </a:lnTo>
                                <a:cubicBezTo>
                                  <a:pt x="11571" y="6237"/>
                                  <a:pt x="13732" y="3415"/>
                                  <a:pt x="15719" y="2049"/>
                                </a:cubicBezTo>
                                <a:cubicBezTo>
                                  <a:pt x="17700" y="683"/>
                                  <a:pt x="19908" y="0"/>
                                  <a:pt x="22289"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9393" name="Shape 39393"/>
                        <wps:cNvSpPr/>
                        <wps:spPr>
                          <a:xfrm>
                            <a:off x="5453241" y="1229839"/>
                            <a:ext cx="11667" cy="11661"/>
                          </a:xfrm>
                          <a:custGeom>
                            <a:avLst/>
                            <a:gdLst/>
                            <a:ahLst/>
                            <a:cxnLst/>
                            <a:rect l="0" t="0" r="0" b="0"/>
                            <a:pathLst>
                              <a:path w="11667" h="11661">
                                <a:moveTo>
                                  <a:pt x="0" y="0"/>
                                </a:moveTo>
                                <a:lnTo>
                                  <a:pt x="11667" y="0"/>
                                </a:lnTo>
                                <a:lnTo>
                                  <a:pt x="11667" y="11661"/>
                                </a:lnTo>
                                <a:lnTo>
                                  <a:pt x="0" y="11661"/>
                                </a:lnTo>
                                <a:lnTo>
                                  <a:pt x="0" y="0"/>
                                </a:lnTo>
                              </a:path>
                            </a:pathLst>
                          </a:custGeom>
                          <a:ln w="0" cap="rnd">
                            <a:round/>
                          </a:ln>
                        </wps:spPr>
                        <wps:style>
                          <a:lnRef idx="0">
                            <a:srgbClr val="000000">
                              <a:alpha val="0"/>
                            </a:srgbClr>
                          </a:lnRef>
                          <a:fillRef idx="1">
                            <a:srgbClr val="262626"/>
                          </a:fillRef>
                          <a:effectRef idx="0">
                            <a:scrgbClr r="0" g="0" b="0"/>
                          </a:effectRef>
                          <a:fontRef idx="none"/>
                        </wps:style>
                        <wps:bodyPr/>
                      </wps:wsp>
                      <wps:wsp>
                        <wps:cNvPr id="39394" name="Shape 39394"/>
                        <wps:cNvSpPr/>
                        <wps:spPr>
                          <a:xfrm>
                            <a:off x="5453241" y="1181133"/>
                            <a:ext cx="11667" cy="11661"/>
                          </a:xfrm>
                          <a:custGeom>
                            <a:avLst/>
                            <a:gdLst/>
                            <a:ahLst/>
                            <a:cxnLst/>
                            <a:rect l="0" t="0" r="0" b="0"/>
                            <a:pathLst>
                              <a:path w="11667" h="11661">
                                <a:moveTo>
                                  <a:pt x="0" y="0"/>
                                </a:moveTo>
                                <a:lnTo>
                                  <a:pt x="11667" y="0"/>
                                </a:lnTo>
                                <a:lnTo>
                                  <a:pt x="11667" y="11661"/>
                                </a:lnTo>
                                <a:lnTo>
                                  <a:pt x="0" y="11661"/>
                                </a:lnTo>
                                <a:lnTo>
                                  <a:pt x="0" y="0"/>
                                </a:lnTo>
                              </a:path>
                            </a:pathLst>
                          </a:custGeom>
                          <a:ln w="0" cap="rnd">
                            <a:round/>
                          </a:ln>
                        </wps:spPr>
                        <wps:style>
                          <a:lnRef idx="0">
                            <a:srgbClr val="000000">
                              <a:alpha val="0"/>
                            </a:srgbClr>
                          </a:lnRef>
                          <a:fillRef idx="1">
                            <a:srgbClr val="262626"/>
                          </a:fillRef>
                          <a:effectRef idx="0">
                            <a:scrgbClr r="0" g="0" b="0"/>
                          </a:effectRef>
                          <a:fontRef idx="none"/>
                        </wps:style>
                        <wps:bodyPr/>
                      </wps:wsp>
                      <wps:wsp>
                        <wps:cNvPr id="3525" name="Shape 3525"/>
                        <wps:cNvSpPr/>
                        <wps:spPr>
                          <a:xfrm>
                            <a:off x="5515950" y="1158178"/>
                            <a:ext cx="31264" cy="83322"/>
                          </a:xfrm>
                          <a:custGeom>
                            <a:avLst/>
                            <a:gdLst/>
                            <a:ahLst/>
                            <a:cxnLst/>
                            <a:rect l="0" t="0" r="0" b="0"/>
                            <a:pathLst>
                              <a:path w="31264" h="83322">
                                <a:moveTo>
                                  <a:pt x="0" y="0"/>
                                </a:moveTo>
                                <a:lnTo>
                                  <a:pt x="31264" y="0"/>
                                </a:lnTo>
                                <a:lnTo>
                                  <a:pt x="31264" y="10145"/>
                                </a:lnTo>
                                <a:lnTo>
                                  <a:pt x="27691" y="9815"/>
                                </a:lnTo>
                                <a:lnTo>
                                  <a:pt x="11023" y="9815"/>
                                </a:lnTo>
                                <a:lnTo>
                                  <a:pt x="11023" y="35018"/>
                                </a:lnTo>
                                <a:lnTo>
                                  <a:pt x="29057" y="35018"/>
                                </a:lnTo>
                                <a:lnTo>
                                  <a:pt x="31264" y="34814"/>
                                </a:lnTo>
                                <a:lnTo>
                                  <a:pt x="31264" y="44940"/>
                                </a:lnTo>
                                <a:lnTo>
                                  <a:pt x="30294" y="44827"/>
                                </a:lnTo>
                                <a:lnTo>
                                  <a:pt x="11023" y="44827"/>
                                </a:lnTo>
                                <a:lnTo>
                                  <a:pt x="11023" y="73490"/>
                                </a:lnTo>
                                <a:lnTo>
                                  <a:pt x="31264" y="73490"/>
                                </a:lnTo>
                                <a:lnTo>
                                  <a:pt x="31264" y="83322"/>
                                </a:lnTo>
                                <a:lnTo>
                                  <a:pt x="0" y="83322"/>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26" name="Shape 3526"/>
                        <wps:cNvSpPr/>
                        <wps:spPr>
                          <a:xfrm>
                            <a:off x="5547214" y="1158178"/>
                            <a:ext cx="31660" cy="83322"/>
                          </a:xfrm>
                          <a:custGeom>
                            <a:avLst/>
                            <a:gdLst/>
                            <a:ahLst/>
                            <a:cxnLst/>
                            <a:rect l="0" t="0" r="0" b="0"/>
                            <a:pathLst>
                              <a:path w="31660" h="83322">
                                <a:moveTo>
                                  <a:pt x="0" y="0"/>
                                </a:moveTo>
                                <a:cubicBezTo>
                                  <a:pt x="6372" y="0"/>
                                  <a:pt x="11486" y="841"/>
                                  <a:pt x="15318" y="2517"/>
                                </a:cubicBezTo>
                                <a:cubicBezTo>
                                  <a:pt x="19157" y="4211"/>
                                  <a:pt x="22177" y="6796"/>
                                  <a:pt x="24338" y="10301"/>
                                </a:cubicBezTo>
                                <a:cubicBezTo>
                                  <a:pt x="26523" y="13806"/>
                                  <a:pt x="27624" y="17486"/>
                                  <a:pt x="27624" y="21324"/>
                                </a:cubicBezTo>
                                <a:cubicBezTo>
                                  <a:pt x="27624" y="24875"/>
                                  <a:pt x="26653" y="28222"/>
                                  <a:pt x="24733" y="31377"/>
                                </a:cubicBezTo>
                                <a:cubicBezTo>
                                  <a:pt x="22798" y="34510"/>
                                  <a:pt x="19886" y="37044"/>
                                  <a:pt x="15985" y="38986"/>
                                </a:cubicBezTo>
                                <a:cubicBezTo>
                                  <a:pt x="21008" y="40459"/>
                                  <a:pt x="24870" y="42976"/>
                                  <a:pt x="27578" y="46544"/>
                                </a:cubicBezTo>
                                <a:cubicBezTo>
                                  <a:pt x="30294" y="50116"/>
                                  <a:pt x="31660" y="54305"/>
                                  <a:pt x="31660" y="59159"/>
                                </a:cubicBezTo>
                                <a:cubicBezTo>
                                  <a:pt x="31660" y="63059"/>
                                  <a:pt x="30842" y="66700"/>
                                  <a:pt x="29187" y="70069"/>
                                </a:cubicBezTo>
                                <a:cubicBezTo>
                                  <a:pt x="27539" y="73400"/>
                                  <a:pt x="25507" y="75979"/>
                                  <a:pt x="23080" y="77813"/>
                                </a:cubicBezTo>
                                <a:cubicBezTo>
                                  <a:pt x="20658" y="79620"/>
                                  <a:pt x="17594" y="81008"/>
                                  <a:pt x="13930" y="81934"/>
                                </a:cubicBezTo>
                                <a:cubicBezTo>
                                  <a:pt x="10295" y="82859"/>
                                  <a:pt x="5820" y="83322"/>
                                  <a:pt x="525" y="83322"/>
                                </a:cubicBezTo>
                                <a:lnTo>
                                  <a:pt x="0" y="83322"/>
                                </a:lnTo>
                                <a:lnTo>
                                  <a:pt x="0" y="73490"/>
                                </a:lnTo>
                                <a:lnTo>
                                  <a:pt x="525" y="73490"/>
                                </a:lnTo>
                                <a:cubicBezTo>
                                  <a:pt x="4076" y="73490"/>
                                  <a:pt x="6570" y="73354"/>
                                  <a:pt x="8004" y="73072"/>
                                </a:cubicBezTo>
                                <a:cubicBezTo>
                                  <a:pt x="10561" y="72632"/>
                                  <a:pt x="12678" y="71881"/>
                                  <a:pt x="14370" y="70820"/>
                                </a:cubicBezTo>
                                <a:cubicBezTo>
                                  <a:pt x="16092" y="69765"/>
                                  <a:pt x="17481" y="68218"/>
                                  <a:pt x="18586" y="66192"/>
                                </a:cubicBezTo>
                                <a:cubicBezTo>
                                  <a:pt x="19687" y="64165"/>
                                  <a:pt x="20241" y="61828"/>
                                  <a:pt x="20241" y="59159"/>
                                </a:cubicBezTo>
                                <a:cubicBezTo>
                                  <a:pt x="20241" y="56071"/>
                                  <a:pt x="19445" y="53362"/>
                                  <a:pt x="17859" y="51065"/>
                                </a:cubicBezTo>
                                <a:cubicBezTo>
                                  <a:pt x="16267" y="48773"/>
                                  <a:pt x="14066" y="47164"/>
                                  <a:pt x="11221" y="46239"/>
                                </a:cubicBezTo>
                                <a:lnTo>
                                  <a:pt x="0" y="44940"/>
                                </a:lnTo>
                                <a:lnTo>
                                  <a:pt x="0" y="34814"/>
                                </a:lnTo>
                                <a:lnTo>
                                  <a:pt x="8309" y="34047"/>
                                </a:lnTo>
                                <a:cubicBezTo>
                                  <a:pt x="11108" y="33206"/>
                                  <a:pt x="13202" y="31817"/>
                                  <a:pt x="14636" y="29898"/>
                                </a:cubicBezTo>
                                <a:cubicBezTo>
                                  <a:pt x="16047" y="27962"/>
                                  <a:pt x="16752" y="25535"/>
                                  <a:pt x="16752" y="22600"/>
                                </a:cubicBezTo>
                                <a:cubicBezTo>
                                  <a:pt x="16752" y="19846"/>
                                  <a:pt x="16092" y="17396"/>
                                  <a:pt x="14771" y="15302"/>
                                </a:cubicBezTo>
                                <a:cubicBezTo>
                                  <a:pt x="13445" y="13208"/>
                                  <a:pt x="11548" y="11752"/>
                                  <a:pt x="9082" y="10984"/>
                                </a:cubicBezTo>
                                <a:lnTo>
                                  <a:pt x="0" y="10145"/>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27" name="Shape 3527"/>
                        <wps:cNvSpPr/>
                        <wps:spPr>
                          <a:xfrm>
                            <a:off x="5592499" y="1181133"/>
                            <a:ext cx="48971" cy="61733"/>
                          </a:xfrm>
                          <a:custGeom>
                            <a:avLst/>
                            <a:gdLst/>
                            <a:ahLst/>
                            <a:cxnLst/>
                            <a:rect l="0" t="0" r="0" b="0"/>
                            <a:pathLst>
                              <a:path w="48971" h="61733">
                                <a:moveTo>
                                  <a:pt x="0" y="0"/>
                                </a:moveTo>
                                <a:lnTo>
                                  <a:pt x="10251" y="0"/>
                                </a:lnTo>
                                <a:lnTo>
                                  <a:pt x="10251" y="33488"/>
                                </a:lnTo>
                                <a:cubicBezTo>
                                  <a:pt x="10251" y="38828"/>
                                  <a:pt x="10454" y="42418"/>
                                  <a:pt x="10871" y="44291"/>
                                </a:cubicBezTo>
                                <a:cubicBezTo>
                                  <a:pt x="11509" y="46961"/>
                                  <a:pt x="12874" y="49078"/>
                                  <a:pt x="14969" y="50624"/>
                                </a:cubicBezTo>
                                <a:cubicBezTo>
                                  <a:pt x="17046" y="52165"/>
                                  <a:pt x="19626" y="52939"/>
                                  <a:pt x="22691" y="52939"/>
                                </a:cubicBezTo>
                                <a:cubicBezTo>
                                  <a:pt x="25756" y="52939"/>
                                  <a:pt x="28639" y="52143"/>
                                  <a:pt x="31332" y="50557"/>
                                </a:cubicBezTo>
                                <a:cubicBezTo>
                                  <a:pt x="34019" y="48988"/>
                                  <a:pt x="35938" y="46854"/>
                                  <a:pt x="37044" y="44139"/>
                                </a:cubicBezTo>
                                <a:cubicBezTo>
                                  <a:pt x="38167" y="41430"/>
                                  <a:pt x="38738" y="37479"/>
                                  <a:pt x="38738" y="32342"/>
                                </a:cubicBezTo>
                                <a:lnTo>
                                  <a:pt x="38738" y="0"/>
                                </a:lnTo>
                                <a:lnTo>
                                  <a:pt x="48971" y="0"/>
                                </a:lnTo>
                                <a:lnTo>
                                  <a:pt x="48971" y="60367"/>
                                </a:lnTo>
                                <a:lnTo>
                                  <a:pt x="39822" y="60367"/>
                                </a:lnTo>
                                <a:lnTo>
                                  <a:pt x="39822" y="51483"/>
                                </a:lnTo>
                                <a:cubicBezTo>
                                  <a:pt x="35103" y="58318"/>
                                  <a:pt x="28730" y="61733"/>
                                  <a:pt x="20658" y="61733"/>
                                </a:cubicBezTo>
                                <a:cubicBezTo>
                                  <a:pt x="17086" y="61733"/>
                                  <a:pt x="13761" y="61050"/>
                                  <a:pt x="10674" y="59684"/>
                                </a:cubicBezTo>
                                <a:cubicBezTo>
                                  <a:pt x="7586" y="58318"/>
                                  <a:pt x="5295" y="56596"/>
                                  <a:pt x="3794" y="54547"/>
                                </a:cubicBezTo>
                                <a:cubicBezTo>
                                  <a:pt x="2292" y="52476"/>
                                  <a:pt x="1259" y="49936"/>
                                  <a:pt x="638" y="46939"/>
                                </a:cubicBezTo>
                                <a:cubicBezTo>
                                  <a:pt x="220" y="44935"/>
                                  <a:pt x="0" y="41757"/>
                                  <a:pt x="0" y="37394"/>
                                </a:cubicBez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28" name="Shape 3528"/>
                        <wps:cNvSpPr/>
                        <wps:spPr>
                          <a:xfrm>
                            <a:off x="5657432" y="1158178"/>
                            <a:ext cx="25631" cy="84343"/>
                          </a:xfrm>
                          <a:custGeom>
                            <a:avLst/>
                            <a:gdLst/>
                            <a:ahLst/>
                            <a:cxnLst/>
                            <a:rect l="0" t="0" r="0" b="0"/>
                            <a:pathLst>
                              <a:path w="25631" h="84343">
                                <a:moveTo>
                                  <a:pt x="0" y="0"/>
                                </a:moveTo>
                                <a:lnTo>
                                  <a:pt x="10227" y="0"/>
                                </a:lnTo>
                                <a:lnTo>
                                  <a:pt x="10227" y="29723"/>
                                </a:lnTo>
                                <a:lnTo>
                                  <a:pt x="25631" y="22158"/>
                                </a:lnTo>
                                <a:lnTo>
                                  <a:pt x="25631" y="30127"/>
                                </a:lnTo>
                                <a:lnTo>
                                  <a:pt x="14263" y="35830"/>
                                </a:lnTo>
                                <a:cubicBezTo>
                                  <a:pt x="11001" y="39714"/>
                                  <a:pt x="9370" y="45336"/>
                                  <a:pt x="9370" y="52696"/>
                                </a:cubicBezTo>
                                <a:cubicBezTo>
                                  <a:pt x="9370" y="59910"/>
                                  <a:pt x="10363" y="65153"/>
                                  <a:pt x="12344" y="68376"/>
                                </a:cubicBezTo>
                                <a:cubicBezTo>
                                  <a:pt x="15567" y="73642"/>
                                  <a:pt x="19931" y="76267"/>
                                  <a:pt x="25422" y="76267"/>
                                </a:cubicBezTo>
                                <a:lnTo>
                                  <a:pt x="25631" y="76162"/>
                                </a:lnTo>
                                <a:lnTo>
                                  <a:pt x="25631" y="84343"/>
                                </a:lnTo>
                                <a:lnTo>
                                  <a:pt x="9505" y="75759"/>
                                </a:lnTo>
                                <a:lnTo>
                                  <a:pt x="9505" y="83322"/>
                                </a:lnTo>
                                <a:lnTo>
                                  <a:pt x="0" y="83322"/>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29" name="Shape 3529"/>
                        <wps:cNvSpPr/>
                        <wps:spPr>
                          <a:xfrm>
                            <a:off x="5683063" y="1179768"/>
                            <a:ext cx="26732" cy="63098"/>
                          </a:xfrm>
                          <a:custGeom>
                            <a:avLst/>
                            <a:gdLst/>
                            <a:ahLst/>
                            <a:cxnLst/>
                            <a:rect l="0" t="0" r="0" b="0"/>
                            <a:pathLst>
                              <a:path w="26732" h="63098">
                                <a:moveTo>
                                  <a:pt x="1157" y="0"/>
                                </a:moveTo>
                                <a:cubicBezTo>
                                  <a:pt x="4860" y="0"/>
                                  <a:pt x="8365" y="745"/>
                                  <a:pt x="11673" y="2246"/>
                                </a:cubicBezTo>
                                <a:cubicBezTo>
                                  <a:pt x="15003" y="3748"/>
                                  <a:pt x="17740" y="5842"/>
                                  <a:pt x="19874" y="8551"/>
                                </a:cubicBezTo>
                                <a:cubicBezTo>
                                  <a:pt x="22013" y="11266"/>
                                  <a:pt x="23690" y="14529"/>
                                  <a:pt x="24903" y="18367"/>
                                </a:cubicBezTo>
                                <a:cubicBezTo>
                                  <a:pt x="26117" y="22177"/>
                                  <a:pt x="26732" y="26280"/>
                                  <a:pt x="26732" y="30643"/>
                                </a:cubicBezTo>
                                <a:cubicBezTo>
                                  <a:pt x="26732" y="40984"/>
                                  <a:pt x="24175" y="48988"/>
                                  <a:pt x="19039" y="54632"/>
                                </a:cubicBezTo>
                                <a:cubicBezTo>
                                  <a:pt x="13925" y="60276"/>
                                  <a:pt x="7795" y="63098"/>
                                  <a:pt x="650" y="63098"/>
                                </a:cubicBezTo>
                                <a:lnTo>
                                  <a:pt x="0" y="62753"/>
                                </a:lnTo>
                                <a:lnTo>
                                  <a:pt x="0" y="54572"/>
                                </a:lnTo>
                                <a:lnTo>
                                  <a:pt x="11368" y="48858"/>
                                </a:lnTo>
                                <a:cubicBezTo>
                                  <a:pt x="14630" y="44974"/>
                                  <a:pt x="16262" y="39178"/>
                                  <a:pt x="16262" y="31484"/>
                                </a:cubicBezTo>
                                <a:cubicBezTo>
                                  <a:pt x="16262" y="23588"/>
                                  <a:pt x="14692" y="17791"/>
                                  <a:pt x="11565" y="14043"/>
                                </a:cubicBezTo>
                                <a:cubicBezTo>
                                  <a:pt x="8433" y="10295"/>
                                  <a:pt x="4663" y="8421"/>
                                  <a:pt x="232" y="8421"/>
                                </a:cubicBezTo>
                                <a:lnTo>
                                  <a:pt x="0" y="8537"/>
                                </a:lnTo>
                                <a:lnTo>
                                  <a:pt x="0" y="568"/>
                                </a:lnTo>
                                <a:lnTo>
                                  <a:pt x="1157"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30" name="Shape 3530"/>
                        <wps:cNvSpPr/>
                        <wps:spPr>
                          <a:xfrm>
                            <a:off x="5722190" y="1158178"/>
                            <a:ext cx="25628" cy="84353"/>
                          </a:xfrm>
                          <a:custGeom>
                            <a:avLst/>
                            <a:gdLst/>
                            <a:ahLst/>
                            <a:cxnLst/>
                            <a:rect l="0" t="0" r="0" b="0"/>
                            <a:pathLst>
                              <a:path w="25628" h="84353">
                                <a:moveTo>
                                  <a:pt x="0" y="0"/>
                                </a:moveTo>
                                <a:lnTo>
                                  <a:pt x="10205" y="0"/>
                                </a:lnTo>
                                <a:lnTo>
                                  <a:pt x="10205" y="29723"/>
                                </a:lnTo>
                                <a:lnTo>
                                  <a:pt x="25628" y="22149"/>
                                </a:lnTo>
                                <a:lnTo>
                                  <a:pt x="25628" y="30129"/>
                                </a:lnTo>
                                <a:lnTo>
                                  <a:pt x="14263" y="35830"/>
                                </a:lnTo>
                                <a:cubicBezTo>
                                  <a:pt x="11002" y="39714"/>
                                  <a:pt x="9369" y="45336"/>
                                  <a:pt x="9369" y="52696"/>
                                </a:cubicBezTo>
                                <a:cubicBezTo>
                                  <a:pt x="9369" y="59910"/>
                                  <a:pt x="10340" y="65153"/>
                                  <a:pt x="12321" y="68376"/>
                                </a:cubicBezTo>
                                <a:cubicBezTo>
                                  <a:pt x="15544" y="73642"/>
                                  <a:pt x="19908" y="76267"/>
                                  <a:pt x="25399" y="76267"/>
                                </a:cubicBezTo>
                                <a:lnTo>
                                  <a:pt x="25628" y="76152"/>
                                </a:lnTo>
                                <a:lnTo>
                                  <a:pt x="25628" y="84353"/>
                                </a:lnTo>
                                <a:lnTo>
                                  <a:pt x="9477" y="75759"/>
                                </a:lnTo>
                                <a:lnTo>
                                  <a:pt x="9477" y="83322"/>
                                </a:lnTo>
                                <a:lnTo>
                                  <a:pt x="0" y="83322"/>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31" name="Shape 3531"/>
                        <wps:cNvSpPr/>
                        <wps:spPr>
                          <a:xfrm>
                            <a:off x="5747818" y="1179768"/>
                            <a:ext cx="26712" cy="63098"/>
                          </a:xfrm>
                          <a:custGeom>
                            <a:avLst/>
                            <a:gdLst/>
                            <a:ahLst/>
                            <a:cxnLst/>
                            <a:rect l="0" t="0" r="0" b="0"/>
                            <a:pathLst>
                              <a:path w="26712" h="63098">
                                <a:moveTo>
                                  <a:pt x="1138" y="0"/>
                                </a:moveTo>
                                <a:cubicBezTo>
                                  <a:pt x="4841" y="0"/>
                                  <a:pt x="8368" y="745"/>
                                  <a:pt x="11676" y="2246"/>
                                </a:cubicBezTo>
                                <a:cubicBezTo>
                                  <a:pt x="14984" y="3748"/>
                                  <a:pt x="17716" y="5842"/>
                                  <a:pt x="19854" y="8551"/>
                                </a:cubicBezTo>
                                <a:cubicBezTo>
                                  <a:pt x="21993" y="11266"/>
                                  <a:pt x="23692" y="14529"/>
                                  <a:pt x="24906" y="18367"/>
                                </a:cubicBezTo>
                                <a:cubicBezTo>
                                  <a:pt x="26120" y="22177"/>
                                  <a:pt x="26712" y="26280"/>
                                  <a:pt x="26712" y="30643"/>
                                </a:cubicBezTo>
                                <a:cubicBezTo>
                                  <a:pt x="26712" y="40984"/>
                                  <a:pt x="24156" y="48988"/>
                                  <a:pt x="19041" y="54632"/>
                                </a:cubicBezTo>
                                <a:cubicBezTo>
                                  <a:pt x="13922" y="60276"/>
                                  <a:pt x="7793" y="63098"/>
                                  <a:pt x="630" y="63098"/>
                                </a:cubicBezTo>
                                <a:lnTo>
                                  <a:pt x="0" y="62763"/>
                                </a:lnTo>
                                <a:lnTo>
                                  <a:pt x="0" y="54562"/>
                                </a:lnTo>
                                <a:lnTo>
                                  <a:pt x="11366" y="48858"/>
                                </a:lnTo>
                                <a:cubicBezTo>
                                  <a:pt x="14628" y="44974"/>
                                  <a:pt x="16259" y="39178"/>
                                  <a:pt x="16259" y="31484"/>
                                </a:cubicBezTo>
                                <a:cubicBezTo>
                                  <a:pt x="16259" y="23588"/>
                                  <a:pt x="14696" y="17791"/>
                                  <a:pt x="11563" y="14043"/>
                                </a:cubicBezTo>
                                <a:cubicBezTo>
                                  <a:pt x="8436" y="10295"/>
                                  <a:pt x="4666" y="8421"/>
                                  <a:pt x="235" y="8421"/>
                                </a:cubicBezTo>
                                <a:lnTo>
                                  <a:pt x="0" y="8539"/>
                                </a:lnTo>
                                <a:lnTo>
                                  <a:pt x="0" y="559"/>
                                </a:lnTo>
                                <a:lnTo>
                                  <a:pt x="1138"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9395" name="Shape 39395"/>
                        <wps:cNvSpPr/>
                        <wps:spPr>
                          <a:xfrm>
                            <a:off x="5786745" y="1158178"/>
                            <a:ext cx="10233" cy="83322"/>
                          </a:xfrm>
                          <a:custGeom>
                            <a:avLst/>
                            <a:gdLst/>
                            <a:ahLst/>
                            <a:cxnLst/>
                            <a:rect l="0" t="0" r="0" b="0"/>
                            <a:pathLst>
                              <a:path w="10233" h="83322">
                                <a:moveTo>
                                  <a:pt x="0" y="0"/>
                                </a:moveTo>
                                <a:lnTo>
                                  <a:pt x="10233" y="0"/>
                                </a:lnTo>
                                <a:lnTo>
                                  <a:pt x="10233" y="83322"/>
                                </a:lnTo>
                                <a:lnTo>
                                  <a:pt x="0" y="83322"/>
                                </a:lnTo>
                                <a:lnTo>
                                  <a:pt x="0" y="0"/>
                                </a:lnTo>
                              </a:path>
                            </a:pathLst>
                          </a:custGeom>
                          <a:ln w="0" cap="rnd">
                            <a:round/>
                          </a:ln>
                        </wps:spPr>
                        <wps:style>
                          <a:lnRef idx="0">
                            <a:srgbClr val="000000">
                              <a:alpha val="0"/>
                            </a:srgbClr>
                          </a:lnRef>
                          <a:fillRef idx="1">
                            <a:srgbClr val="262626"/>
                          </a:fillRef>
                          <a:effectRef idx="0">
                            <a:scrgbClr r="0" g="0" b="0"/>
                          </a:effectRef>
                          <a:fontRef idx="none"/>
                        </wps:style>
                        <wps:bodyPr/>
                      </wps:wsp>
                      <wps:wsp>
                        <wps:cNvPr id="3533" name="Shape 3533"/>
                        <wps:cNvSpPr/>
                        <wps:spPr>
                          <a:xfrm>
                            <a:off x="5809435" y="1179846"/>
                            <a:ext cx="27988" cy="62717"/>
                          </a:xfrm>
                          <a:custGeom>
                            <a:avLst/>
                            <a:gdLst/>
                            <a:ahLst/>
                            <a:cxnLst/>
                            <a:rect l="0" t="0" r="0" b="0"/>
                            <a:pathLst>
                              <a:path w="27988" h="62717">
                                <a:moveTo>
                                  <a:pt x="27988" y="0"/>
                                </a:moveTo>
                                <a:lnTo>
                                  <a:pt x="27988" y="8470"/>
                                </a:lnTo>
                                <a:lnTo>
                                  <a:pt x="16449" y="13062"/>
                                </a:lnTo>
                                <a:cubicBezTo>
                                  <a:pt x="13247" y="16189"/>
                                  <a:pt x="11487" y="20405"/>
                                  <a:pt x="11131" y="25671"/>
                                </a:cubicBezTo>
                                <a:lnTo>
                                  <a:pt x="27988" y="25671"/>
                                </a:lnTo>
                                <a:lnTo>
                                  <a:pt x="27988" y="34070"/>
                                </a:lnTo>
                                <a:lnTo>
                                  <a:pt x="10584" y="34070"/>
                                </a:lnTo>
                                <a:cubicBezTo>
                                  <a:pt x="10956" y="40708"/>
                                  <a:pt x="12829" y="45805"/>
                                  <a:pt x="16205" y="49333"/>
                                </a:cubicBezTo>
                                <a:lnTo>
                                  <a:pt x="27988" y="54254"/>
                                </a:lnTo>
                                <a:lnTo>
                                  <a:pt x="27988" y="62717"/>
                                </a:lnTo>
                                <a:lnTo>
                                  <a:pt x="7761" y="54864"/>
                                </a:lnTo>
                                <a:cubicBezTo>
                                  <a:pt x="2580" y="49417"/>
                                  <a:pt x="0" y="41792"/>
                                  <a:pt x="0" y="31976"/>
                                </a:cubicBezTo>
                                <a:cubicBezTo>
                                  <a:pt x="0" y="21816"/>
                                  <a:pt x="2603" y="13942"/>
                                  <a:pt x="7823" y="8343"/>
                                </a:cubicBezTo>
                                <a:lnTo>
                                  <a:pt x="27988"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34" name="Shape 3534"/>
                        <wps:cNvSpPr/>
                        <wps:spPr>
                          <a:xfrm>
                            <a:off x="5837423" y="1222055"/>
                            <a:ext cx="27310" cy="20811"/>
                          </a:xfrm>
                          <a:custGeom>
                            <a:avLst/>
                            <a:gdLst/>
                            <a:ahLst/>
                            <a:cxnLst/>
                            <a:rect l="0" t="0" r="0" b="0"/>
                            <a:pathLst>
                              <a:path w="27310" h="20811">
                                <a:moveTo>
                                  <a:pt x="16744" y="0"/>
                                </a:moveTo>
                                <a:lnTo>
                                  <a:pt x="27310" y="1298"/>
                                </a:lnTo>
                                <a:cubicBezTo>
                                  <a:pt x="25657" y="7473"/>
                                  <a:pt x="22568" y="12282"/>
                                  <a:pt x="18070" y="15697"/>
                                </a:cubicBezTo>
                                <a:cubicBezTo>
                                  <a:pt x="13549" y="19117"/>
                                  <a:pt x="7792" y="20811"/>
                                  <a:pt x="782" y="20811"/>
                                </a:cubicBezTo>
                                <a:lnTo>
                                  <a:pt x="0" y="20507"/>
                                </a:lnTo>
                                <a:lnTo>
                                  <a:pt x="0" y="12044"/>
                                </a:lnTo>
                                <a:lnTo>
                                  <a:pt x="826" y="12389"/>
                                </a:lnTo>
                                <a:cubicBezTo>
                                  <a:pt x="4574" y="12389"/>
                                  <a:pt x="7775" y="11396"/>
                                  <a:pt x="10439" y="9437"/>
                                </a:cubicBezTo>
                                <a:cubicBezTo>
                                  <a:pt x="13086" y="7473"/>
                                  <a:pt x="15203" y="4318"/>
                                  <a:pt x="16744"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35" name="Shape 3535"/>
                        <wps:cNvSpPr/>
                        <wps:spPr>
                          <a:xfrm>
                            <a:off x="5837423" y="1179768"/>
                            <a:ext cx="27660" cy="34148"/>
                          </a:xfrm>
                          <a:custGeom>
                            <a:avLst/>
                            <a:gdLst/>
                            <a:ahLst/>
                            <a:cxnLst/>
                            <a:rect l="0" t="0" r="0" b="0"/>
                            <a:pathLst>
                              <a:path w="27660" h="34148">
                                <a:moveTo>
                                  <a:pt x="189" y="0"/>
                                </a:moveTo>
                                <a:cubicBezTo>
                                  <a:pt x="8278" y="0"/>
                                  <a:pt x="14870" y="2732"/>
                                  <a:pt x="19989" y="8246"/>
                                </a:cubicBezTo>
                                <a:cubicBezTo>
                                  <a:pt x="25103" y="13733"/>
                                  <a:pt x="27660" y="21449"/>
                                  <a:pt x="27660" y="31439"/>
                                </a:cubicBezTo>
                                <a:cubicBezTo>
                                  <a:pt x="27660" y="32032"/>
                                  <a:pt x="27638" y="32941"/>
                                  <a:pt x="27615" y="34148"/>
                                </a:cubicBezTo>
                                <a:lnTo>
                                  <a:pt x="0" y="34148"/>
                                </a:lnTo>
                                <a:lnTo>
                                  <a:pt x="0" y="25750"/>
                                </a:lnTo>
                                <a:lnTo>
                                  <a:pt x="16857" y="25750"/>
                                </a:lnTo>
                                <a:cubicBezTo>
                                  <a:pt x="16417" y="20681"/>
                                  <a:pt x="15112" y="16865"/>
                                  <a:pt x="12995" y="14331"/>
                                </a:cubicBezTo>
                                <a:cubicBezTo>
                                  <a:pt x="9734" y="10380"/>
                                  <a:pt x="5523" y="8421"/>
                                  <a:pt x="319" y="8421"/>
                                </a:cubicBezTo>
                                <a:lnTo>
                                  <a:pt x="0" y="8548"/>
                                </a:lnTo>
                                <a:lnTo>
                                  <a:pt x="0" y="78"/>
                                </a:lnTo>
                                <a:lnTo>
                                  <a:pt x="189"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36" name="Shape 3536"/>
                        <wps:cNvSpPr/>
                        <wps:spPr>
                          <a:xfrm>
                            <a:off x="4515019" y="1363007"/>
                            <a:ext cx="232831" cy="0"/>
                          </a:xfrm>
                          <a:custGeom>
                            <a:avLst/>
                            <a:gdLst/>
                            <a:ahLst/>
                            <a:cxnLst/>
                            <a:rect l="0" t="0" r="0" b="0"/>
                            <a:pathLst>
                              <a:path w="232831">
                                <a:moveTo>
                                  <a:pt x="0" y="0"/>
                                </a:moveTo>
                                <a:lnTo>
                                  <a:pt x="232831" y="0"/>
                                </a:lnTo>
                              </a:path>
                            </a:pathLst>
                          </a:custGeom>
                          <a:ln w="15875" cap="rnd">
                            <a:round/>
                          </a:ln>
                        </wps:spPr>
                        <wps:style>
                          <a:lnRef idx="1">
                            <a:srgbClr val="64B5CD"/>
                          </a:lnRef>
                          <a:fillRef idx="0">
                            <a:srgbClr val="000000">
                              <a:alpha val="0"/>
                            </a:srgbClr>
                          </a:fillRef>
                          <a:effectRef idx="0">
                            <a:scrgbClr r="0" g="0" b="0"/>
                          </a:effectRef>
                          <a:fontRef idx="none"/>
                        </wps:style>
                        <wps:bodyPr/>
                      </wps:wsp>
                      <wps:wsp>
                        <wps:cNvPr id="3537" name="Shape 3537"/>
                        <wps:cNvSpPr/>
                        <wps:spPr>
                          <a:xfrm>
                            <a:off x="4849511" y="1320415"/>
                            <a:ext cx="31264" cy="83339"/>
                          </a:xfrm>
                          <a:custGeom>
                            <a:avLst/>
                            <a:gdLst/>
                            <a:ahLst/>
                            <a:cxnLst/>
                            <a:rect l="0" t="0" r="0" b="0"/>
                            <a:pathLst>
                              <a:path w="31264" h="83339">
                                <a:moveTo>
                                  <a:pt x="0" y="0"/>
                                </a:moveTo>
                                <a:lnTo>
                                  <a:pt x="31264" y="0"/>
                                </a:lnTo>
                                <a:lnTo>
                                  <a:pt x="31264" y="10162"/>
                                </a:lnTo>
                                <a:lnTo>
                                  <a:pt x="27691" y="9832"/>
                                </a:lnTo>
                                <a:lnTo>
                                  <a:pt x="11023" y="9832"/>
                                </a:lnTo>
                                <a:lnTo>
                                  <a:pt x="11023" y="35035"/>
                                </a:lnTo>
                                <a:lnTo>
                                  <a:pt x="29063" y="35035"/>
                                </a:lnTo>
                                <a:lnTo>
                                  <a:pt x="31264" y="34831"/>
                                </a:lnTo>
                                <a:lnTo>
                                  <a:pt x="31264" y="44957"/>
                                </a:lnTo>
                                <a:lnTo>
                                  <a:pt x="30294" y="44845"/>
                                </a:lnTo>
                                <a:lnTo>
                                  <a:pt x="11023" y="44845"/>
                                </a:lnTo>
                                <a:lnTo>
                                  <a:pt x="11023" y="73484"/>
                                </a:lnTo>
                                <a:lnTo>
                                  <a:pt x="31264" y="73484"/>
                                </a:lnTo>
                                <a:lnTo>
                                  <a:pt x="31264" y="83339"/>
                                </a:lnTo>
                                <a:lnTo>
                                  <a:pt x="0" y="83339"/>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38" name="Shape 3538"/>
                        <wps:cNvSpPr/>
                        <wps:spPr>
                          <a:xfrm>
                            <a:off x="4880776" y="1320415"/>
                            <a:ext cx="31665" cy="83339"/>
                          </a:xfrm>
                          <a:custGeom>
                            <a:avLst/>
                            <a:gdLst/>
                            <a:ahLst/>
                            <a:cxnLst/>
                            <a:rect l="0" t="0" r="0" b="0"/>
                            <a:pathLst>
                              <a:path w="31665" h="83339">
                                <a:moveTo>
                                  <a:pt x="0" y="0"/>
                                </a:moveTo>
                                <a:lnTo>
                                  <a:pt x="22" y="0"/>
                                </a:lnTo>
                                <a:cubicBezTo>
                                  <a:pt x="6372" y="0"/>
                                  <a:pt x="11487" y="858"/>
                                  <a:pt x="15325" y="2534"/>
                                </a:cubicBezTo>
                                <a:cubicBezTo>
                                  <a:pt x="19185" y="4233"/>
                                  <a:pt x="22182" y="6813"/>
                                  <a:pt x="24344" y="10318"/>
                                </a:cubicBezTo>
                                <a:cubicBezTo>
                                  <a:pt x="26529" y="13823"/>
                                  <a:pt x="27629" y="17503"/>
                                  <a:pt x="27629" y="21319"/>
                                </a:cubicBezTo>
                                <a:cubicBezTo>
                                  <a:pt x="27629" y="24892"/>
                                  <a:pt x="26658" y="28239"/>
                                  <a:pt x="24739" y="31394"/>
                                </a:cubicBezTo>
                                <a:cubicBezTo>
                                  <a:pt x="22797" y="34527"/>
                                  <a:pt x="19891" y="37061"/>
                                  <a:pt x="15985" y="38980"/>
                                </a:cubicBezTo>
                                <a:cubicBezTo>
                                  <a:pt x="21014" y="40476"/>
                                  <a:pt x="24892" y="42993"/>
                                  <a:pt x="27584" y="46566"/>
                                </a:cubicBezTo>
                                <a:cubicBezTo>
                                  <a:pt x="30293" y="50111"/>
                                  <a:pt x="31665" y="54327"/>
                                  <a:pt x="31665" y="59176"/>
                                </a:cubicBezTo>
                                <a:cubicBezTo>
                                  <a:pt x="31665" y="63076"/>
                                  <a:pt x="30847" y="66716"/>
                                  <a:pt x="29192" y="70069"/>
                                </a:cubicBezTo>
                                <a:cubicBezTo>
                                  <a:pt x="27539" y="73416"/>
                                  <a:pt x="25512" y="75996"/>
                                  <a:pt x="23085" y="77831"/>
                                </a:cubicBezTo>
                                <a:cubicBezTo>
                                  <a:pt x="20658" y="79637"/>
                                  <a:pt x="17616" y="81025"/>
                                  <a:pt x="13936" y="81951"/>
                                </a:cubicBezTo>
                                <a:cubicBezTo>
                                  <a:pt x="10301" y="82877"/>
                                  <a:pt x="5825" y="83339"/>
                                  <a:pt x="530" y="83339"/>
                                </a:cubicBezTo>
                                <a:lnTo>
                                  <a:pt x="0" y="83339"/>
                                </a:lnTo>
                                <a:lnTo>
                                  <a:pt x="0" y="73484"/>
                                </a:lnTo>
                                <a:lnTo>
                                  <a:pt x="530" y="73484"/>
                                </a:lnTo>
                                <a:cubicBezTo>
                                  <a:pt x="4081" y="73484"/>
                                  <a:pt x="6570" y="73354"/>
                                  <a:pt x="8026" y="73089"/>
                                </a:cubicBezTo>
                                <a:cubicBezTo>
                                  <a:pt x="10561" y="72649"/>
                                  <a:pt x="12677" y="71898"/>
                                  <a:pt x="14376" y="70837"/>
                                </a:cubicBezTo>
                                <a:cubicBezTo>
                                  <a:pt x="16098" y="69781"/>
                                  <a:pt x="17486" y="68218"/>
                                  <a:pt x="18587" y="66209"/>
                                </a:cubicBezTo>
                                <a:cubicBezTo>
                                  <a:pt x="19693" y="64182"/>
                                  <a:pt x="20241" y="61845"/>
                                  <a:pt x="20241" y="59176"/>
                                </a:cubicBezTo>
                                <a:cubicBezTo>
                                  <a:pt x="20241" y="56066"/>
                                  <a:pt x="19451" y="53379"/>
                                  <a:pt x="17859" y="51082"/>
                                </a:cubicBezTo>
                                <a:cubicBezTo>
                                  <a:pt x="16273" y="48790"/>
                                  <a:pt x="14066" y="47159"/>
                                  <a:pt x="11244" y="46256"/>
                                </a:cubicBezTo>
                                <a:lnTo>
                                  <a:pt x="0" y="44957"/>
                                </a:lnTo>
                                <a:lnTo>
                                  <a:pt x="0" y="34831"/>
                                </a:lnTo>
                                <a:lnTo>
                                  <a:pt x="8314" y="34064"/>
                                </a:lnTo>
                                <a:cubicBezTo>
                                  <a:pt x="11114" y="33223"/>
                                  <a:pt x="13208" y="31834"/>
                                  <a:pt x="14641" y="29915"/>
                                </a:cubicBezTo>
                                <a:cubicBezTo>
                                  <a:pt x="16053" y="27979"/>
                                  <a:pt x="16758" y="25529"/>
                                  <a:pt x="16758" y="22617"/>
                                </a:cubicBezTo>
                                <a:cubicBezTo>
                                  <a:pt x="16758" y="19863"/>
                                  <a:pt x="16098" y="17419"/>
                                  <a:pt x="14771" y="15319"/>
                                </a:cubicBezTo>
                                <a:cubicBezTo>
                                  <a:pt x="13450" y="13202"/>
                                  <a:pt x="11554" y="11774"/>
                                  <a:pt x="9087" y="11001"/>
                                </a:cubicBezTo>
                                <a:lnTo>
                                  <a:pt x="0" y="10162"/>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39" name="Shape 3539"/>
                        <wps:cNvSpPr/>
                        <wps:spPr>
                          <a:xfrm>
                            <a:off x="4926089" y="1343387"/>
                            <a:ext cx="48948" cy="61733"/>
                          </a:xfrm>
                          <a:custGeom>
                            <a:avLst/>
                            <a:gdLst/>
                            <a:ahLst/>
                            <a:cxnLst/>
                            <a:rect l="0" t="0" r="0" b="0"/>
                            <a:pathLst>
                              <a:path w="48948" h="61733">
                                <a:moveTo>
                                  <a:pt x="0" y="0"/>
                                </a:moveTo>
                                <a:lnTo>
                                  <a:pt x="10228" y="0"/>
                                </a:lnTo>
                                <a:lnTo>
                                  <a:pt x="10228" y="33471"/>
                                </a:lnTo>
                                <a:cubicBezTo>
                                  <a:pt x="10228" y="38805"/>
                                  <a:pt x="10425" y="42423"/>
                                  <a:pt x="10849" y="44275"/>
                                </a:cubicBezTo>
                                <a:cubicBezTo>
                                  <a:pt x="11487" y="46961"/>
                                  <a:pt x="12852" y="49078"/>
                                  <a:pt x="14946" y="50624"/>
                                </a:cubicBezTo>
                                <a:cubicBezTo>
                                  <a:pt x="17018" y="52143"/>
                                  <a:pt x="19597" y="52916"/>
                                  <a:pt x="22662" y="52916"/>
                                </a:cubicBezTo>
                                <a:cubicBezTo>
                                  <a:pt x="25727" y="52916"/>
                                  <a:pt x="28617" y="52143"/>
                                  <a:pt x="31309" y="50557"/>
                                </a:cubicBezTo>
                                <a:cubicBezTo>
                                  <a:pt x="33996" y="48993"/>
                                  <a:pt x="35915" y="46854"/>
                                  <a:pt x="37016" y="44139"/>
                                </a:cubicBezTo>
                                <a:cubicBezTo>
                                  <a:pt x="38139" y="41430"/>
                                  <a:pt x="38715" y="37484"/>
                                  <a:pt x="38715" y="32320"/>
                                </a:cubicBezTo>
                                <a:lnTo>
                                  <a:pt x="38715" y="0"/>
                                </a:lnTo>
                                <a:lnTo>
                                  <a:pt x="48948" y="0"/>
                                </a:lnTo>
                                <a:lnTo>
                                  <a:pt x="48948" y="60367"/>
                                </a:lnTo>
                                <a:lnTo>
                                  <a:pt x="39793" y="60367"/>
                                </a:lnTo>
                                <a:lnTo>
                                  <a:pt x="39793" y="51483"/>
                                </a:lnTo>
                                <a:cubicBezTo>
                                  <a:pt x="35074" y="58318"/>
                                  <a:pt x="28707" y="61733"/>
                                  <a:pt x="20636" y="61733"/>
                                </a:cubicBezTo>
                                <a:cubicBezTo>
                                  <a:pt x="17063" y="61733"/>
                                  <a:pt x="13732" y="61050"/>
                                  <a:pt x="10645" y="59684"/>
                                </a:cubicBezTo>
                                <a:cubicBezTo>
                                  <a:pt x="7558" y="58318"/>
                                  <a:pt x="5266" y="56596"/>
                                  <a:pt x="3771" y="54547"/>
                                </a:cubicBezTo>
                                <a:cubicBezTo>
                                  <a:pt x="2269" y="52476"/>
                                  <a:pt x="1231" y="49942"/>
                                  <a:pt x="615" y="46939"/>
                                </a:cubicBezTo>
                                <a:cubicBezTo>
                                  <a:pt x="198" y="44935"/>
                                  <a:pt x="0" y="41757"/>
                                  <a:pt x="0" y="37394"/>
                                </a:cubicBez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40" name="Shape 3540"/>
                        <wps:cNvSpPr/>
                        <wps:spPr>
                          <a:xfrm>
                            <a:off x="4990999" y="1320415"/>
                            <a:ext cx="25631" cy="84360"/>
                          </a:xfrm>
                          <a:custGeom>
                            <a:avLst/>
                            <a:gdLst/>
                            <a:ahLst/>
                            <a:cxnLst/>
                            <a:rect l="0" t="0" r="0" b="0"/>
                            <a:pathLst>
                              <a:path w="25631" h="84360">
                                <a:moveTo>
                                  <a:pt x="0" y="0"/>
                                </a:moveTo>
                                <a:lnTo>
                                  <a:pt x="10228" y="0"/>
                                </a:lnTo>
                                <a:lnTo>
                                  <a:pt x="10228" y="29740"/>
                                </a:lnTo>
                                <a:lnTo>
                                  <a:pt x="25631" y="22175"/>
                                </a:lnTo>
                                <a:lnTo>
                                  <a:pt x="25631" y="30144"/>
                                </a:lnTo>
                                <a:lnTo>
                                  <a:pt x="14263" y="35847"/>
                                </a:lnTo>
                                <a:cubicBezTo>
                                  <a:pt x="11001" y="39731"/>
                                  <a:pt x="9370" y="45353"/>
                                  <a:pt x="9370" y="52696"/>
                                </a:cubicBezTo>
                                <a:cubicBezTo>
                                  <a:pt x="9370" y="59926"/>
                                  <a:pt x="10363" y="65153"/>
                                  <a:pt x="12344" y="68393"/>
                                </a:cubicBezTo>
                                <a:cubicBezTo>
                                  <a:pt x="15562" y="73637"/>
                                  <a:pt x="19930" y="76284"/>
                                  <a:pt x="25422" y="76284"/>
                                </a:cubicBezTo>
                                <a:lnTo>
                                  <a:pt x="25631" y="76179"/>
                                </a:lnTo>
                                <a:lnTo>
                                  <a:pt x="25631" y="84360"/>
                                </a:lnTo>
                                <a:lnTo>
                                  <a:pt x="9499" y="75776"/>
                                </a:lnTo>
                                <a:lnTo>
                                  <a:pt x="9499" y="83339"/>
                                </a:lnTo>
                                <a:lnTo>
                                  <a:pt x="0" y="83339"/>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41" name="Shape 3541"/>
                        <wps:cNvSpPr/>
                        <wps:spPr>
                          <a:xfrm>
                            <a:off x="5016630" y="1342021"/>
                            <a:ext cx="26732" cy="63099"/>
                          </a:xfrm>
                          <a:custGeom>
                            <a:avLst/>
                            <a:gdLst/>
                            <a:ahLst/>
                            <a:cxnLst/>
                            <a:rect l="0" t="0" r="0" b="0"/>
                            <a:pathLst>
                              <a:path w="26732" h="63099">
                                <a:moveTo>
                                  <a:pt x="1157" y="0"/>
                                </a:moveTo>
                                <a:cubicBezTo>
                                  <a:pt x="4860" y="0"/>
                                  <a:pt x="8365" y="751"/>
                                  <a:pt x="11673" y="2247"/>
                                </a:cubicBezTo>
                                <a:cubicBezTo>
                                  <a:pt x="15003" y="3748"/>
                                  <a:pt x="17734" y="5842"/>
                                  <a:pt x="19874" y="8551"/>
                                </a:cubicBezTo>
                                <a:cubicBezTo>
                                  <a:pt x="22013" y="11266"/>
                                  <a:pt x="23690" y="14529"/>
                                  <a:pt x="24903" y="18367"/>
                                </a:cubicBezTo>
                                <a:cubicBezTo>
                                  <a:pt x="26117" y="22177"/>
                                  <a:pt x="26732" y="26280"/>
                                  <a:pt x="26732" y="30643"/>
                                </a:cubicBezTo>
                                <a:cubicBezTo>
                                  <a:pt x="26732" y="40984"/>
                                  <a:pt x="24175" y="48988"/>
                                  <a:pt x="19038" y="54632"/>
                                </a:cubicBezTo>
                                <a:cubicBezTo>
                                  <a:pt x="13919" y="60276"/>
                                  <a:pt x="7794" y="63099"/>
                                  <a:pt x="649" y="63099"/>
                                </a:cubicBezTo>
                                <a:lnTo>
                                  <a:pt x="0" y="62753"/>
                                </a:lnTo>
                                <a:lnTo>
                                  <a:pt x="0" y="54572"/>
                                </a:lnTo>
                                <a:lnTo>
                                  <a:pt x="11362" y="48858"/>
                                </a:lnTo>
                                <a:cubicBezTo>
                                  <a:pt x="14625" y="44975"/>
                                  <a:pt x="16261" y="39178"/>
                                  <a:pt x="16261" y="31484"/>
                                </a:cubicBezTo>
                                <a:cubicBezTo>
                                  <a:pt x="16261" y="23588"/>
                                  <a:pt x="14692" y="17791"/>
                                  <a:pt x="11559" y="14043"/>
                                </a:cubicBezTo>
                                <a:cubicBezTo>
                                  <a:pt x="8455" y="10295"/>
                                  <a:pt x="4662" y="8421"/>
                                  <a:pt x="231" y="8421"/>
                                </a:cubicBezTo>
                                <a:lnTo>
                                  <a:pt x="0" y="8537"/>
                                </a:lnTo>
                                <a:lnTo>
                                  <a:pt x="0" y="568"/>
                                </a:lnTo>
                                <a:lnTo>
                                  <a:pt x="1157"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42" name="Shape 3542"/>
                        <wps:cNvSpPr/>
                        <wps:spPr>
                          <a:xfrm>
                            <a:off x="5055751" y="1320415"/>
                            <a:ext cx="25631" cy="84369"/>
                          </a:xfrm>
                          <a:custGeom>
                            <a:avLst/>
                            <a:gdLst/>
                            <a:ahLst/>
                            <a:cxnLst/>
                            <a:rect l="0" t="0" r="0" b="0"/>
                            <a:pathLst>
                              <a:path w="25631" h="84369">
                                <a:moveTo>
                                  <a:pt x="0" y="0"/>
                                </a:moveTo>
                                <a:lnTo>
                                  <a:pt x="10211" y="0"/>
                                </a:lnTo>
                                <a:lnTo>
                                  <a:pt x="10211" y="29740"/>
                                </a:lnTo>
                                <a:lnTo>
                                  <a:pt x="25631" y="22164"/>
                                </a:lnTo>
                                <a:lnTo>
                                  <a:pt x="25631" y="30144"/>
                                </a:lnTo>
                                <a:lnTo>
                                  <a:pt x="14269" y="35847"/>
                                </a:lnTo>
                                <a:cubicBezTo>
                                  <a:pt x="11007" y="39731"/>
                                  <a:pt x="9370" y="45353"/>
                                  <a:pt x="9370" y="52696"/>
                                </a:cubicBezTo>
                                <a:cubicBezTo>
                                  <a:pt x="9370" y="59926"/>
                                  <a:pt x="10341" y="65153"/>
                                  <a:pt x="12328" y="68393"/>
                                </a:cubicBezTo>
                                <a:cubicBezTo>
                                  <a:pt x="15545" y="73637"/>
                                  <a:pt x="19914" y="76284"/>
                                  <a:pt x="25400" y="76284"/>
                                </a:cubicBezTo>
                                <a:lnTo>
                                  <a:pt x="25631" y="76168"/>
                                </a:lnTo>
                                <a:lnTo>
                                  <a:pt x="25631" y="84369"/>
                                </a:lnTo>
                                <a:lnTo>
                                  <a:pt x="9483" y="75776"/>
                                </a:lnTo>
                                <a:lnTo>
                                  <a:pt x="9483" y="83339"/>
                                </a:lnTo>
                                <a:lnTo>
                                  <a:pt x="0" y="83339"/>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43" name="Shape 3543"/>
                        <wps:cNvSpPr/>
                        <wps:spPr>
                          <a:xfrm>
                            <a:off x="5081383" y="1342021"/>
                            <a:ext cx="26715" cy="63099"/>
                          </a:xfrm>
                          <a:custGeom>
                            <a:avLst/>
                            <a:gdLst/>
                            <a:ahLst/>
                            <a:cxnLst/>
                            <a:rect l="0" t="0" r="0" b="0"/>
                            <a:pathLst>
                              <a:path w="26715" h="63099">
                                <a:moveTo>
                                  <a:pt x="1134" y="0"/>
                                </a:moveTo>
                                <a:cubicBezTo>
                                  <a:pt x="4843" y="0"/>
                                  <a:pt x="8371" y="751"/>
                                  <a:pt x="11678" y="2247"/>
                                </a:cubicBezTo>
                                <a:cubicBezTo>
                                  <a:pt x="15008" y="3748"/>
                                  <a:pt x="17718" y="5842"/>
                                  <a:pt x="19857" y="8551"/>
                                </a:cubicBezTo>
                                <a:cubicBezTo>
                                  <a:pt x="21996" y="11266"/>
                                  <a:pt x="23695" y="14529"/>
                                  <a:pt x="24903" y="18367"/>
                                </a:cubicBezTo>
                                <a:cubicBezTo>
                                  <a:pt x="26117" y="22177"/>
                                  <a:pt x="26715" y="26280"/>
                                  <a:pt x="26715" y="30643"/>
                                </a:cubicBezTo>
                                <a:cubicBezTo>
                                  <a:pt x="26715" y="40984"/>
                                  <a:pt x="24158" y="48988"/>
                                  <a:pt x="19038" y="54632"/>
                                </a:cubicBezTo>
                                <a:cubicBezTo>
                                  <a:pt x="13925" y="60276"/>
                                  <a:pt x="7795" y="63099"/>
                                  <a:pt x="632" y="63099"/>
                                </a:cubicBezTo>
                                <a:lnTo>
                                  <a:pt x="0" y="62762"/>
                                </a:lnTo>
                                <a:lnTo>
                                  <a:pt x="0" y="54561"/>
                                </a:lnTo>
                                <a:lnTo>
                                  <a:pt x="11368" y="48858"/>
                                </a:lnTo>
                                <a:cubicBezTo>
                                  <a:pt x="14630" y="44975"/>
                                  <a:pt x="16261" y="39178"/>
                                  <a:pt x="16261" y="31484"/>
                                </a:cubicBezTo>
                                <a:cubicBezTo>
                                  <a:pt x="16261" y="23588"/>
                                  <a:pt x="14698" y="17791"/>
                                  <a:pt x="11565" y="14043"/>
                                </a:cubicBezTo>
                                <a:cubicBezTo>
                                  <a:pt x="8433" y="10295"/>
                                  <a:pt x="4662" y="8421"/>
                                  <a:pt x="231" y="8421"/>
                                </a:cubicBezTo>
                                <a:lnTo>
                                  <a:pt x="0" y="8537"/>
                                </a:lnTo>
                                <a:lnTo>
                                  <a:pt x="0" y="557"/>
                                </a:lnTo>
                                <a:lnTo>
                                  <a:pt x="1134"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9396" name="Shape 39396"/>
                        <wps:cNvSpPr/>
                        <wps:spPr>
                          <a:xfrm>
                            <a:off x="5120312" y="1320415"/>
                            <a:ext cx="10233" cy="83345"/>
                          </a:xfrm>
                          <a:custGeom>
                            <a:avLst/>
                            <a:gdLst/>
                            <a:ahLst/>
                            <a:cxnLst/>
                            <a:rect l="0" t="0" r="0" b="0"/>
                            <a:pathLst>
                              <a:path w="10233" h="83345">
                                <a:moveTo>
                                  <a:pt x="0" y="0"/>
                                </a:moveTo>
                                <a:lnTo>
                                  <a:pt x="10233" y="0"/>
                                </a:lnTo>
                                <a:lnTo>
                                  <a:pt x="10233" y="83345"/>
                                </a:lnTo>
                                <a:lnTo>
                                  <a:pt x="0" y="83345"/>
                                </a:lnTo>
                                <a:lnTo>
                                  <a:pt x="0" y="0"/>
                                </a:lnTo>
                              </a:path>
                            </a:pathLst>
                          </a:custGeom>
                          <a:ln w="0" cap="rnd">
                            <a:round/>
                          </a:ln>
                        </wps:spPr>
                        <wps:style>
                          <a:lnRef idx="0">
                            <a:srgbClr val="000000">
                              <a:alpha val="0"/>
                            </a:srgbClr>
                          </a:lnRef>
                          <a:fillRef idx="1">
                            <a:srgbClr val="262626"/>
                          </a:fillRef>
                          <a:effectRef idx="0">
                            <a:scrgbClr r="0" g="0" b="0"/>
                          </a:effectRef>
                          <a:fontRef idx="none"/>
                        </wps:style>
                        <wps:bodyPr/>
                      </wps:wsp>
                      <wps:wsp>
                        <wps:cNvPr id="3545" name="Shape 3545"/>
                        <wps:cNvSpPr/>
                        <wps:spPr>
                          <a:xfrm>
                            <a:off x="5142997" y="1342099"/>
                            <a:ext cx="27994" cy="62717"/>
                          </a:xfrm>
                          <a:custGeom>
                            <a:avLst/>
                            <a:gdLst/>
                            <a:ahLst/>
                            <a:cxnLst/>
                            <a:rect l="0" t="0" r="0" b="0"/>
                            <a:pathLst>
                              <a:path w="27994" h="62717">
                                <a:moveTo>
                                  <a:pt x="27994" y="0"/>
                                </a:moveTo>
                                <a:lnTo>
                                  <a:pt x="27994" y="8469"/>
                                </a:lnTo>
                                <a:lnTo>
                                  <a:pt x="16448" y="13040"/>
                                </a:lnTo>
                                <a:cubicBezTo>
                                  <a:pt x="13253" y="16195"/>
                                  <a:pt x="11486" y="20405"/>
                                  <a:pt x="11137" y="25672"/>
                                </a:cubicBezTo>
                                <a:lnTo>
                                  <a:pt x="27994" y="25672"/>
                                </a:lnTo>
                                <a:lnTo>
                                  <a:pt x="27994" y="34070"/>
                                </a:lnTo>
                                <a:lnTo>
                                  <a:pt x="10583" y="34070"/>
                                </a:lnTo>
                                <a:cubicBezTo>
                                  <a:pt x="10962" y="40708"/>
                                  <a:pt x="12835" y="45782"/>
                                  <a:pt x="16205" y="49310"/>
                                </a:cubicBezTo>
                                <a:lnTo>
                                  <a:pt x="27994" y="54253"/>
                                </a:lnTo>
                                <a:lnTo>
                                  <a:pt x="27994" y="62717"/>
                                </a:lnTo>
                                <a:lnTo>
                                  <a:pt x="7761" y="54864"/>
                                </a:lnTo>
                                <a:cubicBezTo>
                                  <a:pt x="2579" y="49418"/>
                                  <a:pt x="0" y="41792"/>
                                  <a:pt x="0" y="31976"/>
                                </a:cubicBezTo>
                                <a:cubicBezTo>
                                  <a:pt x="0" y="21816"/>
                                  <a:pt x="2602" y="13943"/>
                                  <a:pt x="7829" y="8343"/>
                                </a:cubicBezTo>
                                <a:lnTo>
                                  <a:pt x="27994"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46" name="Shape 3546"/>
                        <wps:cNvSpPr/>
                        <wps:spPr>
                          <a:xfrm>
                            <a:off x="5170990" y="1384309"/>
                            <a:ext cx="27305" cy="20811"/>
                          </a:xfrm>
                          <a:custGeom>
                            <a:avLst/>
                            <a:gdLst/>
                            <a:ahLst/>
                            <a:cxnLst/>
                            <a:rect l="0" t="0" r="0" b="0"/>
                            <a:pathLst>
                              <a:path w="27305" h="20811">
                                <a:moveTo>
                                  <a:pt x="16744" y="0"/>
                                </a:moveTo>
                                <a:lnTo>
                                  <a:pt x="27305" y="1298"/>
                                </a:lnTo>
                                <a:cubicBezTo>
                                  <a:pt x="25650" y="7473"/>
                                  <a:pt x="22563" y="12282"/>
                                  <a:pt x="18064" y="15697"/>
                                </a:cubicBezTo>
                                <a:cubicBezTo>
                                  <a:pt x="13549" y="19095"/>
                                  <a:pt x="7792" y="20811"/>
                                  <a:pt x="782" y="20811"/>
                                </a:cubicBezTo>
                                <a:lnTo>
                                  <a:pt x="0" y="20507"/>
                                </a:lnTo>
                                <a:lnTo>
                                  <a:pt x="0" y="12043"/>
                                </a:lnTo>
                                <a:lnTo>
                                  <a:pt x="827" y="12390"/>
                                </a:lnTo>
                                <a:cubicBezTo>
                                  <a:pt x="4575" y="12390"/>
                                  <a:pt x="7769" y="11396"/>
                                  <a:pt x="10439" y="9437"/>
                                </a:cubicBezTo>
                                <a:cubicBezTo>
                                  <a:pt x="13086" y="7451"/>
                                  <a:pt x="15203" y="4324"/>
                                  <a:pt x="16744"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47" name="Shape 3547"/>
                        <wps:cNvSpPr/>
                        <wps:spPr>
                          <a:xfrm>
                            <a:off x="5170990" y="1342021"/>
                            <a:ext cx="27660" cy="34148"/>
                          </a:xfrm>
                          <a:custGeom>
                            <a:avLst/>
                            <a:gdLst/>
                            <a:ahLst/>
                            <a:cxnLst/>
                            <a:rect l="0" t="0" r="0" b="0"/>
                            <a:pathLst>
                              <a:path w="27660" h="34148">
                                <a:moveTo>
                                  <a:pt x="189" y="0"/>
                                </a:moveTo>
                                <a:cubicBezTo>
                                  <a:pt x="8277" y="0"/>
                                  <a:pt x="14870" y="2732"/>
                                  <a:pt x="19984" y="8224"/>
                                </a:cubicBezTo>
                                <a:cubicBezTo>
                                  <a:pt x="25103" y="13733"/>
                                  <a:pt x="27660" y="21449"/>
                                  <a:pt x="27660" y="31417"/>
                                </a:cubicBezTo>
                                <a:cubicBezTo>
                                  <a:pt x="27660" y="32032"/>
                                  <a:pt x="27638" y="32941"/>
                                  <a:pt x="27615" y="34148"/>
                                </a:cubicBezTo>
                                <a:lnTo>
                                  <a:pt x="0" y="34148"/>
                                </a:lnTo>
                                <a:lnTo>
                                  <a:pt x="0" y="25750"/>
                                </a:lnTo>
                                <a:lnTo>
                                  <a:pt x="16857" y="25750"/>
                                </a:lnTo>
                                <a:cubicBezTo>
                                  <a:pt x="16416" y="20658"/>
                                  <a:pt x="15113" y="16865"/>
                                  <a:pt x="12996" y="14331"/>
                                </a:cubicBezTo>
                                <a:cubicBezTo>
                                  <a:pt x="9734" y="10386"/>
                                  <a:pt x="5523" y="8421"/>
                                  <a:pt x="319" y="8421"/>
                                </a:cubicBezTo>
                                <a:lnTo>
                                  <a:pt x="0" y="8548"/>
                                </a:lnTo>
                                <a:lnTo>
                                  <a:pt x="0" y="78"/>
                                </a:lnTo>
                                <a:lnTo>
                                  <a:pt x="189"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48" name="Shape 3548"/>
                        <wps:cNvSpPr/>
                        <wps:spPr>
                          <a:xfrm>
                            <a:off x="5239702" y="1342026"/>
                            <a:ext cx="28275" cy="63088"/>
                          </a:xfrm>
                          <a:custGeom>
                            <a:avLst/>
                            <a:gdLst/>
                            <a:ahLst/>
                            <a:cxnLst/>
                            <a:rect l="0" t="0" r="0" b="0"/>
                            <a:pathLst>
                              <a:path w="28275" h="63088">
                                <a:moveTo>
                                  <a:pt x="28275" y="0"/>
                                </a:moveTo>
                                <a:lnTo>
                                  <a:pt x="28275" y="8468"/>
                                </a:lnTo>
                                <a:lnTo>
                                  <a:pt x="15567" y="14213"/>
                                </a:lnTo>
                                <a:cubicBezTo>
                                  <a:pt x="12192" y="18029"/>
                                  <a:pt x="10515" y="23803"/>
                                  <a:pt x="10515" y="31547"/>
                                </a:cubicBezTo>
                                <a:cubicBezTo>
                                  <a:pt x="10515" y="39263"/>
                                  <a:pt x="12192" y="45060"/>
                                  <a:pt x="15567" y="48898"/>
                                </a:cubicBezTo>
                                <a:lnTo>
                                  <a:pt x="28275" y="54666"/>
                                </a:lnTo>
                                <a:lnTo>
                                  <a:pt x="28275" y="63088"/>
                                </a:lnTo>
                                <a:lnTo>
                                  <a:pt x="7806" y="54960"/>
                                </a:lnTo>
                                <a:cubicBezTo>
                                  <a:pt x="2602" y="49536"/>
                                  <a:pt x="0" y="41730"/>
                                  <a:pt x="0" y="31547"/>
                                </a:cubicBezTo>
                                <a:cubicBezTo>
                                  <a:pt x="0" y="20366"/>
                                  <a:pt x="3110" y="12074"/>
                                  <a:pt x="9308" y="6695"/>
                                </a:cubicBezTo>
                                <a:lnTo>
                                  <a:pt x="28275"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49" name="Shape 3549"/>
                        <wps:cNvSpPr/>
                        <wps:spPr>
                          <a:xfrm>
                            <a:off x="5267978" y="1342021"/>
                            <a:ext cx="28282" cy="63099"/>
                          </a:xfrm>
                          <a:custGeom>
                            <a:avLst/>
                            <a:gdLst/>
                            <a:ahLst/>
                            <a:cxnLst/>
                            <a:rect l="0" t="0" r="0" b="0"/>
                            <a:pathLst>
                              <a:path w="28282" h="63099">
                                <a:moveTo>
                                  <a:pt x="14" y="0"/>
                                </a:moveTo>
                                <a:cubicBezTo>
                                  <a:pt x="8329" y="0"/>
                                  <a:pt x="15096" y="2709"/>
                                  <a:pt x="20362" y="8156"/>
                                </a:cubicBezTo>
                                <a:cubicBezTo>
                                  <a:pt x="25634" y="13603"/>
                                  <a:pt x="28282" y="21099"/>
                                  <a:pt x="28282" y="30689"/>
                                </a:cubicBezTo>
                                <a:cubicBezTo>
                                  <a:pt x="28282" y="38450"/>
                                  <a:pt x="27113" y="44579"/>
                                  <a:pt x="24776" y="49033"/>
                                </a:cubicBezTo>
                                <a:cubicBezTo>
                                  <a:pt x="22456" y="53486"/>
                                  <a:pt x="19064" y="56952"/>
                                  <a:pt x="14588" y="59396"/>
                                </a:cubicBezTo>
                                <a:cubicBezTo>
                                  <a:pt x="10135" y="61868"/>
                                  <a:pt x="5281" y="63099"/>
                                  <a:pt x="14" y="63099"/>
                                </a:cubicBezTo>
                                <a:lnTo>
                                  <a:pt x="0" y="63093"/>
                                </a:lnTo>
                                <a:lnTo>
                                  <a:pt x="0" y="54671"/>
                                </a:lnTo>
                                <a:lnTo>
                                  <a:pt x="14" y="54677"/>
                                </a:lnTo>
                                <a:cubicBezTo>
                                  <a:pt x="5106" y="54677"/>
                                  <a:pt x="9339" y="52736"/>
                                  <a:pt x="12714" y="48881"/>
                                </a:cubicBezTo>
                                <a:cubicBezTo>
                                  <a:pt x="16067" y="45020"/>
                                  <a:pt x="17760" y="39133"/>
                                  <a:pt x="17760" y="31197"/>
                                </a:cubicBezTo>
                                <a:cubicBezTo>
                                  <a:pt x="17760" y="23746"/>
                                  <a:pt x="16067" y="18079"/>
                                  <a:pt x="12669" y="14241"/>
                                </a:cubicBezTo>
                                <a:cubicBezTo>
                                  <a:pt x="9271" y="10386"/>
                                  <a:pt x="5061" y="8467"/>
                                  <a:pt x="14" y="8467"/>
                                </a:cubicBezTo>
                                <a:lnTo>
                                  <a:pt x="0" y="8473"/>
                                </a:lnTo>
                                <a:lnTo>
                                  <a:pt x="0" y="5"/>
                                </a:lnTo>
                                <a:lnTo>
                                  <a:pt x="14"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50" name="Shape 3550"/>
                        <wps:cNvSpPr/>
                        <wps:spPr>
                          <a:xfrm>
                            <a:off x="5308253" y="1342021"/>
                            <a:ext cx="49055" cy="61733"/>
                          </a:xfrm>
                          <a:custGeom>
                            <a:avLst/>
                            <a:gdLst/>
                            <a:ahLst/>
                            <a:cxnLst/>
                            <a:rect l="0" t="0" r="0" b="0"/>
                            <a:pathLst>
                              <a:path w="49055" h="61733">
                                <a:moveTo>
                                  <a:pt x="28397" y="0"/>
                                </a:moveTo>
                                <a:cubicBezTo>
                                  <a:pt x="32032" y="0"/>
                                  <a:pt x="35385" y="638"/>
                                  <a:pt x="38449" y="1959"/>
                                </a:cubicBezTo>
                                <a:cubicBezTo>
                                  <a:pt x="41492" y="3262"/>
                                  <a:pt x="43783" y="4984"/>
                                  <a:pt x="45307" y="7101"/>
                                </a:cubicBezTo>
                                <a:cubicBezTo>
                                  <a:pt x="46832" y="9234"/>
                                  <a:pt x="47887" y="11752"/>
                                  <a:pt x="48485" y="14659"/>
                                </a:cubicBezTo>
                                <a:cubicBezTo>
                                  <a:pt x="48858" y="16555"/>
                                  <a:pt x="49055" y="19863"/>
                                  <a:pt x="49055" y="24604"/>
                                </a:cubicBezTo>
                                <a:lnTo>
                                  <a:pt x="49055" y="61733"/>
                                </a:lnTo>
                                <a:lnTo>
                                  <a:pt x="38805" y="61733"/>
                                </a:lnTo>
                                <a:lnTo>
                                  <a:pt x="38805" y="24999"/>
                                </a:lnTo>
                                <a:cubicBezTo>
                                  <a:pt x="38805" y="20833"/>
                                  <a:pt x="38404" y="17723"/>
                                  <a:pt x="37614" y="15652"/>
                                </a:cubicBezTo>
                                <a:cubicBezTo>
                                  <a:pt x="36818" y="13603"/>
                                  <a:pt x="35407" y="11949"/>
                                  <a:pt x="33381" y="10713"/>
                                </a:cubicBezTo>
                                <a:cubicBezTo>
                                  <a:pt x="31371" y="9477"/>
                                  <a:pt x="28990" y="8862"/>
                                  <a:pt x="26258" y="8862"/>
                                </a:cubicBezTo>
                                <a:cubicBezTo>
                                  <a:pt x="21894" y="8862"/>
                                  <a:pt x="18124" y="10250"/>
                                  <a:pt x="14969" y="13005"/>
                                </a:cubicBezTo>
                                <a:cubicBezTo>
                                  <a:pt x="11797" y="15787"/>
                                  <a:pt x="10205" y="21031"/>
                                  <a:pt x="10205" y="28747"/>
                                </a:cubicBezTo>
                                <a:lnTo>
                                  <a:pt x="10205" y="61733"/>
                                </a:lnTo>
                                <a:lnTo>
                                  <a:pt x="0" y="61733"/>
                                </a:lnTo>
                                <a:lnTo>
                                  <a:pt x="0" y="1366"/>
                                </a:lnTo>
                                <a:lnTo>
                                  <a:pt x="9194" y="1366"/>
                                </a:lnTo>
                                <a:lnTo>
                                  <a:pt x="9194" y="9940"/>
                                </a:lnTo>
                                <a:cubicBezTo>
                                  <a:pt x="13626" y="3308"/>
                                  <a:pt x="20038" y="0"/>
                                  <a:pt x="28397"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9397" name="Shape 39397"/>
                        <wps:cNvSpPr/>
                        <wps:spPr>
                          <a:xfrm>
                            <a:off x="5372741" y="1320415"/>
                            <a:ext cx="10250" cy="83345"/>
                          </a:xfrm>
                          <a:custGeom>
                            <a:avLst/>
                            <a:gdLst/>
                            <a:ahLst/>
                            <a:cxnLst/>
                            <a:rect l="0" t="0" r="0" b="0"/>
                            <a:pathLst>
                              <a:path w="10250" h="83345">
                                <a:moveTo>
                                  <a:pt x="0" y="0"/>
                                </a:moveTo>
                                <a:lnTo>
                                  <a:pt x="10250" y="0"/>
                                </a:lnTo>
                                <a:lnTo>
                                  <a:pt x="10250" y="83345"/>
                                </a:lnTo>
                                <a:lnTo>
                                  <a:pt x="0" y="83345"/>
                                </a:lnTo>
                                <a:lnTo>
                                  <a:pt x="0" y="0"/>
                                </a:lnTo>
                              </a:path>
                            </a:pathLst>
                          </a:custGeom>
                          <a:ln w="0" cap="rnd">
                            <a:round/>
                          </a:ln>
                        </wps:spPr>
                        <wps:style>
                          <a:lnRef idx="0">
                            <a:srgbClr val="000000">
                              <a:alpha val="0"/>
                            </a:srgbClr>
                          </a:lnRef>
                          <a:fillRef idx="1">
                            <a:srgbClr val="262626"/>
                          </a:fillRef>
                          <a:effectRef idx="0">
                            <a:scrgbClr r="0" g="0" b="0"/>
                          </a:effectRef>
                          <a:fontRef idx="none"/>
                        </wps:style>
                        <wps:bodyPr/>
                      </wps:wsp>
                      <wps:wsp>
                        <wps:cNvPr id="3552" name="Shape 3552"/>
                        <wps:cNvSpPr/>
                        <wps:spPr>
                          <a:xfrm>
                            <a:off x="5393049" y="1343387"/>
                            <a:ext cx="55321" cy="84863"/>
                          </a:xfrm>
                          <a:custGeom>
                            <a:avLst/>
                            <a:gdLst/>
                            <a:ahLst/>
                            <a:cxnLst/>
                            <a:rect l="0" t="0" r="0" b="0"/>
                            <a:pathLst>
                              <a:path w="55321" h="84863">
                                <a:moveTo>
                                  <a:pt x="0" y="0"/>
                                </a:moveTo>
                                <a:lnTo>
                                  <a:pt x="11024" y="0"/>
                                </a:lnTo>
                                <a:lnTo>
                                  <a:pt x="23594" y="34944"/>
                                </a:lnTo>
                                <a:cubicBezTo>
                                  <a:pt x="25225" y="39398"/>
                                  <a:pt x="26681" y="44054"/>
                                  <a:pt x="27980" y="48948"/>
                                </a:cubicBezTo>
                                <a:cubicBezTo>
                                  <a:pt x="29148" y="44229"/>
                                  <a:pt x="30559" y="39640"/>
                                  <a:pt x="32168" y="35187"/>
                                </a:cubicBezTo>
                                <a:lnTo>
                                  <a:pt x="45065" y="0"/>
                                </a:lnTo>
                                <a:lnTo>
                                  <a:pt x="55321" y="0"/>
                                </a:lnTo>
                                <a:lnTo>
                                  <a:pt x="32348" y="61383"/>
                                </a:lnTo>
                                <a:cubicBezTo>
                                  <a:pt x="29876" y="68020"/>
                                  <a:pt x="27980" y="72581"/>
                                  <a:pt x="26613" y="75076"/>
                                </a:cubicBezTo>
                                <a:cubicBezTo>
                                  <a:pt x="24807" y="78468"/>
                                  <a:pt x="22713" y="80940"/>
                                  <a:pt x="20354" y="82504"/>
                                </a:cubicBezTo>
                                <a:cubicBezTo>
                                  <a:pt x="18017" y="84067"/>
                                  <a:pt x="15195" y="84863"/>
                                  <a:pt x="11927" y="84863"/>
                                </a:cubicBezTo>
                                <a:cubicBezTo>
                                  <a:pt x="9968" y="84863"/>
                                  <a:pt x="7784" y="84446"/>
                                  <a:pt x="5357" y="83605"/>
                                </a:cubicBezTo>
                                <a:lnTo>
                                  <a:pt x="4211" y="74015"/>
                                </a:lnTo>
                                <a:cubicBezTo>
                                  <a:pt x="6441" y="74613"/>
                                  <a:pt x="8399" y="74918"/>
                                  <a:pt x="10053" y="74918"/>
                                </a:cubicBezTo>
                                <a:cubicBezTo>
                                  <a:pt x="12350" y="74918"/>
                                  <a:pt x="14157" y="74523"/>
                                  <a:pt x="15522" y="73772"/>
                                </a:cubicBezTo>
                                <a:cubicBezTo>
                                  <a:pt x="16888" y="73022"/>
                                  <a:pt x="18017" y="71966"/>
                                  <a:pt x="18875" y="70600"/>
                                </a:cubicBezTo>
                                <a:cubicBezTo>
                                  <a:pt x="19535" y="69584"/>
                                  <a:pt x="20574" y="67027"/>
                                  <a:pt x="22008" y="62991"/>
                                </a:cubicBezTo>
                                <a:cubicBezTo>
                                  <a:pt x="22205" y="62416"/>
                                  <a:pt x="22487" y="61580"/>
                                  <a:pt x="22933" y="60480"/>
                                </a:cubicBez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53" name="Shape 3553"/>
                        <wps:cNvSpPr/>
                        <wps:spPr>
                          <a:xfrm>
                            <a:off x="4846802" y="1481257"/>
                            <a:ext cx="73665" cy="86161"/>
                          </a:xfrm>
                          <a:custGeom>
                            <a:avLst/>
                            <a:gdLst/>
                            <a:ahLst/>
                            <a:cxnLst/>
                            <a:rect l="0" t="0" r="0" b="0"/>
                            <a:pathLst>
                              <a:path w="73665" h="86161">
                                <a:moveTo>
                                  <a:pt x="39313" y="0"/>
                                </a:moveTo>
                                <a:cubicBezTo>
                                  <a:pt x="47667" y="0"/>
                                  <a:pt x="54677" y="2117"/>
                                  <a:pt x="60344" y="6372"/>
                                </a:cubicBezTo>
                                <a:cubicBezTo>
                                  <a:pt x="66034" y="10606"/>
                                  <a:pt x="70002" y="16577"/>
                                  <a:pt x="72231" y="24254"/>
                                </a:cubicBezTo>
                                <a:lnTo>
                                  <a:pt x="61383" y="26833"/>
                                </a:lnTo>
                                <a:cubicBezTo>
                                  <a:pt x="59441" y="20766"/>
                                  <a:pt x="56642" y="16357"/>
                                  <a:pt x="52961" y="13580"/>
                                </a:cubicBezTo>
                                <a:cubicBezTo>
                                  <a:pt x="49275" y="10803"/>
                                  <a:pt x="44669" y="9415"/>
                                  <a:pt x="39093" y="9415"/>
                                </a:cubicBezTo>
                                <a:cubicBezTo>
                                  <a:pt x="32698" y="9415"/>
                                  <a:pt x="27341" y="10956"/>
                                  <a:pt x="23040" y="14043"/>
                                </a:cubicBezTo>
                                <a:cubicBezTo>
                                  <a:pt x="18739" y="17108"/>
                                  <a:pt x="15697" y="21229"/>
                                  <a:pt x="13953" y="26410"/>
                                </a:cubicBezTo>
                                <a:cubicBezTo>
                                  <a:pt x="12237" y="31569"/>
                                  <a:pt x="11350" y="36909"/>
                                  <a:pt x="11350" y="42395"/>
                                </a:cubicBezTo>
                                <a:cubicBezTo>
                                  <a:pt x="11350" y="49473"/>
                                  <a:pt x="12389" y="55671"/>
                                  <a:pt x="14438" y="60942"/>
                                </a:cubicBezTo>
                                <a:cubicBezTo>
                                  <a:pt x="16516" y="66231"/>
                                  <a:pt x="19710" y="70199"/>
                                  <a:pt x="24073" y="72801"/>
                                </a:cubicBezTo>
                                <a:cubicBezTo>
                                  <a:pt x="28442" y="75426"/>
                                  <a:pt x="33161" y="76724"/>
                                  <a:pt x="38252" y="76724"/>
                                </a:cubicBezTo>
                                <a:cubicBezTo>
                                  <a:pt x="44427" y="76724"/>
                                  <a:pt x="49654" y="74940"/>
                                  <a:pt x="53927" y="71390"/>
                                </a:cubicBezTo>
                                <a:cubicBezTo>
                                  <a:pt x="58205" y="67817"/>
                                  <a:pt x="61117" y="62551"/>
                                  <a:pt x="62636" y="55541"/>
                                </a:cubicBezTo>
                                <a:lnTo>
                                  <a:pt x="73665" y="58318"/>
                                </a:lnTo>
                                <a:cubicBezTo>
                                  <a:pt x="71345" y="67377"/>
                                  <a:pt x="67179" y="74280"/>
                                  <a:pt x="61185" y="79044"/>
                                </a:cubicBezTo>
                                <a:cubicBezTo>
                                  <a:pt x="55185" y="83779"/>
                                  <a:pt x="47842" y="86161"/>
                                  <a:pt x="39155" y="86161"/>
                                </a:cubicBezTo>
                                <a:cubicBezTo>
                                  <a:pt x="30163" y="86161"/>
                                  <a:pt x="22865" y="84333"/>
                                  <a:pt x="17238" y="80698"/>
                                </a:cubicBezTo>
                                <a:cubicBezTo>
                                  <a:pt x="11593" y="77034"/>
                                  <a:pt x="7320" y="71723"/>
                                  <a:pt x="4385" y="64798"/>
                                </a:cubicBezTo>
                                <a:cubicBezTo>
                                  <a:pt x="1456" y="57855"/>
                                  <a:pt x="0" y="50398"/>
                                  <a:pt x="0" y="42440"/>
                                </a:cubicBezTo>
                                <a:cubicBezTo>
                                  <a:pt x="0" y="33776"/>
                                  <a:pt x="1654" y="26190"/>
                                  <a:pt x="4961" y="19755"/>
                                </a:cubicBezTo>
                                <a:cubicBezTo>
                                  <a:pt x="8291" y="13293"/>
                                  <a:pt x="12988" y="8376"/>
                                  <a:pt x="19112" y="5023"/>
                                </a:cubicBezTo>
                                <a:cubicBezTo>
                                  <a:pt x="25224" y="1676"/>
                                  <a:pt x="31970" y="0"/>
                                  <a:pt x="39313"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54" name="Shape 3554"/>
                        <wps:cNvSpPr/>
                        <wps:spPr>
                          <a:xfrm>
                            <a:off x="4928934" y="1504285"/>
                            <a:ext cx="28275" cy="63059"/>
                          </a:xfrm>
                          <a:custGeom>
                            <a:avLst/>
                            <a:gdLst/>
                            <a:ahLst/>
                            <a:cxnLst/>
                            <a:rect l="0" t="0" r="0" b="0"/>
                            <a:pathLst>
                              <a:path w="28275" h="63059">
                                <a:moveTo>
                                  <a:pt x="28275" y="0"/>
                                </a:moveTo>
                                <a:lnTo>
                                  <a:pt x="28275" y="8470"/>
                                </a:lnTo>
                                <a:lnTo>
                                  <a:pt x="15561" y="14207"/>
                                </a:lnTo>
                                <a:cubicBezTo>
                                  <a:pt x="12192" y="18023"/>
                                  <a:pt x="10515" y="23803"/>
                                  <a:pt x="10515" y="31541"/>
                                </a:cubicBezTo>
                                <a:cubicBezTo>
                                  <a:pt x="10515" y="39257"/>
                                  <a:pt x="12192" y="45054"/>
                                  <a:pt x="15561" y="48892"/>
                                </a:cubicBezTo>
                                <a:lnTo>
                                  <a:pt x="28275" y="54652"/>
                                </a:lnTo>
                                <a:lnTo>
                                  <a:pt x="28275" y="63059"/>
                                </a:lnTo>
                                <a:lnTo>
                                  <a:pt x="7800" y="54954"/>
                                </a:lnTo>
                                <a:cubicBezTo>
                                  <a:pt x="2596" y="49530"/>
                                  <a:pt x="0" y="41724"/>
                                  <a:pt x="0" y="31541"/>
                                </a:cubicBezTo>
                                <a:cubicBezTo>
                                  <a:pt x="0" y="20360"/>
                                  <a:pt x="3104" y="12068"/>
                                  <a:pt x="9325" y="6689"/>
                                </a:cubicBezTo>
                                <a:lnTo>
                                  <a:pt x="28275"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55" name="Shape 3555"/>
                        <wps:cNvSpPr/>
                        <wps:spPr>
                          <a:xfrm>
                            <a:off x="4957209" y="1504275"/>
                            <a:ext cx="28276" cy="63082"/>
                          </a:xfrm>
                          <a:custGeom>
                            <a:avLst/>
                            <a:gdLst/>
                            <a:ahLst/>
                            <a:cxnLst/>
                            <a:rect l="0" t="0" r="0" b="0"/>
                            <a:pathLst>
                              <a:path w="28276" h="63082">
                                <a:moveTo>
                                  <a:pt x="31" y="0"/>
                                </a:moveTo>
                                <a:cubicBezTo>
                                  <a:pt x="8323" y="0"/>
                                  <a:pt x="15113" y="2710"/>
                                  <a:pt x="20362" y="8156"/>
                                </a:cubicBezTo>
                                <a:cubicBezTo>
                                  <a:pt x="25629" y="13581"/>
                                  <a:pt x="28276" y="21099"/>
                                  <a:pt x="28276" y="30689"/>
                                </a:cubicBezTo>
                                <a:cubicBezTo>
                                  <a:pt x="28276" y="38450"/>
                                  <a:pt x="27107" y="44557"/>
                                  <a:pt x="24793" y="49033"/>
                                </a:cubicBezTo>
                                <a:cubicBezTo>
                                  <a:pt x="22456" y="53486"/>
                                  <a:pt x="19059" y="56929"/>
                                  <a:pt x="14605" y="59396"/>
                                </a:cubicBezTo>
                                <a:cubicBezTo>
                                  <a:pt x="10152" y="61868"/>
                                  <a:pt x="5303" y="63082"/>
                                  <a:pt x="31" y="63082"/>
                                </a:cubicBezTo>
                                <a:lnTo>
                                  <a:pt x="0" y="63070"/>
                                </a:lnTo>
                                <a:lnTo>
                                  <a:pt x="0" y="54663"/>
                                </a:lnTo>
                                <a:lnTo>
                                  <a:pt x="31" y="54677"/>
                                </a:lnTo>
                                <a:cubicBezTo>
                                  <a:pt x="5106" y="54677"/>
                                  <a:pt x="9339" y="52741"/>
                                  <a:pt x="12709" y="48881"/>
                                </a:cubicBezTo>
                                <a:cubicBezTo>
                                  <a:pt x="16084" y="45020"/>
                                  <a:pt x="17760" y="39110"/>
                                  <a:pt x="17760" y="31197"/>
                                </a:cubicBezTo>
                                <a:cubicBezTo>
                                  <a:pt x="17760" y="23723"/>
                                  <a:pt x="16061" y="18079"/>
                                  <a:pt x="12663" y="14241"/>
                                </a:cubicBezTo>
                                <a:cubicBezTo>
                                  <a:pt x="9271" y="10386"/>
                                  <a:pt x="5061" y="8467"/>
                                  <a:pt x="31" y="8467"/>
                                </a:cubicBezTo>
                                <a:lnTo>
                                  <a:pt x="0" y="8481"/>
                                </a:lnTo>
                                <a:lnTo>
                                  <a:pt x="0" y="11"/>
                                </a:lnTo>
                                <a:lnTo>
                                  <a:pt x="31"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56" name="Shape 3556"/>
                        <wps:cNvSpPr/>
                        <wps:spPr>
                          <a:xfrm>
                            <a:off x="4997479" y="1504275"/>
                            <a:ext cx="49055" cy="61733"/>
                          </a:xfrm>
                          <a:custGeom>
                            <a:avLst/>
                            <a:gdLst/>
                            <a:ahLst/>
                            <a:cxnLst/>
                            <a:rect l="0" t="0" r="0" b="0"/>
                            <a:pathLst>
                              <a:path w="49055" h="61733">
                                <a:moveTo>
                                  <a:pt x="28419" y="0"/>
                                </a:moveTo>
                                <a:cubicBezTo>
                                  <a:pt x="32060" y="0"/>
                                  <a:pt x="35413" y="638"/>
                                  <a:pt x="38455" y="1959"/>
                                </a:cubicBezTo>
                                <a:cubicBezTo>
                                  <a:pt x="41520" y="3263"/>
                                  <a:pt x="43789" y="4984"/>
                                  <a:pt x="45307" y="7101"/>
                                </a:cubicBezTo>
                                <a:cubicBezTo>
                                  <a:pt x="46832" y="9217"/>
                                  <a:pt x="47887" y="11729"/>
                                  <a:pt x="48508" y="14642"/>
                                </a:cubicBezTo>
                                <a:cubicBezTo>
                                  <a:pt x="48880" y="16555"/>
                                  <a:pt x="49055" y="19863"/>
                                  <a:pt x="49055" y="24604"/>
                                </a:cubicBezTo>
                                <a:lnTo>
                                  <a:pt x="49055" y="61733"/>
                                </a:lnTo>
                                <a:lnTo>
                                  <a:pt x="38828" y="61733"/>
                                </a:lnTo>
                                <a:lnTo>
                                  <a:pt x="38828" y="24999"/>
                                </a:lnTo>
                                <a:cubicBezTo>
                                  <a:pt x="38828" y="20834"/>
                                  <a:pt x="38410" y="17707"/>
                                  <a:pt x="37614" y="15652"/>
                                </a:cubicBezTo>
                                <a:cubicBezTo>
                                  <a:pt x="36824" y="13581"/>
                                  <a:pt x="35430" y="11949"/>
                                  <a:pt x="33403" y="10713"/>
                                </a:cubicBezTo>
                                <a:cubicBezTo>
                                  <a:pt x="31377" y="9477"/>
                                  <a:pt x="28996" y="8862"/>
                                  <a:pt x="26258" y="8862"/>
                                </a:cubicBezTo>
                                <a:cubicBezTo>
                                  <a:pt x="21895" y="8862"/>
                                  <a:pt x="18147" y="10250"/>
                                  <a:pt x="14969" y="13005"/>
                                </a:cubicBezTo>
                                <a:cubicBezTo>
                                  <a:pt x="11819" y="15787"/>
                                  <a:pt x="10233" y="21031"/>
                                  <a:pt x="10233" y="28753"/>
                                </a:cubicBezTo>
                                <a:lnTo>
                                  <a:pt x="10233" y="61733"/>
                                </a:lnTo>
                                <a:lnTo>
                                  <a:pt x="0" y="61733"/>
                                </a:lnTo>
                                <a:lnTo>
                                  <a:pt x="0" y="1344"/>
                                </a:lnTo>
                                <a:lnTo>
                                  <a:pt x="9217" y="1344"/>
                                </a:lnTo>
                                <a:lnTo>
                                  <a:pt x="9217" y="9946"/>
                                </a:lnTo>
                                <a:cubicBezTo>
                                  <a:pt x="13648" y="3308"/>
                                  <a:pt x="20043" y="0"/>
                                  <a:pt x="28419"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57" name="Shape 3557"/>
                        <wps:cNvSpPr/>
                        <wps:spPr>
                          <a:xfrm>
                            <a:off x="5056615" y="1484542"/>
                            <a:ext cx="29413" cy="82261"/>
                          </a:xfrm>
                          <a:custGeom>
                            <a:avLst/>
                            <a:gdLst/>
                            <a:ahLst/>
                            <a:cxnLst/>
                            <a:rect l="0" t="0" r="0" b="0"/>
                            <a:pathLst>
                              <a:path w="29413" h="82261">
                                <a:moveTo>
                                  <a:pt x="17661" y="0"/>
                                </a:moveTo>
                                <a:lnTo>
                                  <a:pt x="17661" y="21076"/>
                                </a:lnTo>
                                <a:lnTo>
                                  <a:pt x="27956" y="21076"/>
                                </a:lnTo>
                                <a:lnTo>
                                  <a:pt x="27956" y="29057"/>
                                </a:lnTo>
                                <a:lnTo>
                                  <a:pt x="17661" y="29057"/>
                                </a:lnTo>
                                <a:lnTo>
                                  <a:pt x="17661" y="64335"/>
                                </a:lnTo>
                                <a:cubicBezTo>
                                  <a:pt x="17661" y="67270"/>
                                  <a:pt x="17837" y="69144"/>
                                  <a:pt x="18186" y="69979"/>
                                </a:cubicBezTo>
                                <a:cubicBezTo>
                                  <a:pt x="18564" y="70798"/>
                                  <a:pt x="19157" y="71458"/>
                                  <a:pt x="19953" y="71966"/>
                                </a:cubicBezTo>
                                <a:cubicBezTo>
                                  <a:pt x="20766" y="72474"/>
                                  <a:pt x="21934" y="72717"/>
                                  <a:pt x="23458" y="72717"/>
                                </a:cubicBezTo>
                                <a:cubicBezTo>
                                  <a:pt x="24604" y="72717"/>
                                  <a:pt x="26105" y="72581"/>
                                  <a:pt x="27956" y="72316"/>
                                </a:cubicBezTo>
                                <a:lnTo>
                                  <a:pt x="29413" y="81358"/>
                                </a:lnTo>
                                <a:cubicBezTo>
                                  <a:pt x="26545" y="81951"/>
                                  <a:pt x="23966" y="82261"/>
                                  <a:pt x="21691" y="82261"/>
                                </a:cubicBezTo>
                                <a:cubicBezTo>
                                  <a:pt x="17988" y="82261"/>
                                  <a:pt x="15099" y="81663"/>
                                  <a:pt x="13050" y="80495"/>
                                </a:cubicBezTo>
                                <a:cubicBezTo>
                                  <a:pt x="11023" y="79326"/>
                                  <a:pt x="9567" y="77763"/>
                                  <a:pt x="8732" y="75866"/>
                                </a:cubicBezTo>
                                <a:cubicBezTo>
                                  <a:pt x="7913" y="73947"/>
                                  <a:pt x="7496" y="69911"/>
                                  <a:pt x="7496" y="63782"/>
                                </a:cubicBezTo>
                                <a:lnTo>
                                  <a:pt x="7496" y="29057"/>
                                </a:lnTo>
                                <a:lnTo>
                                  <a:pt x="0" y="29057"/>
                                </a:lnTo>
                                <a:lnTo>
                                  <a:pt x="0" y="21076"/>
                                </a:lnTo>
                                <a:lnTo>
                                  <a:pt x="7496" y="21076"/>
                                </a:lnTo>
                                <a:lnTo>
                                  <a:pt x="7496" y="6130"/>
                                </a:lnTo>
                                <a:lnTo>
                                  <a:pt x="17661"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58" name="Shape 3558"/>
                        <wps:cNvSpPr/>
                        <wps:spPr>
                          <a:xfrm>
                            <a:off x="5091097" y="1530674"/>
                            <a:ext cx="26469" cy="36682"/>
                          </a:xfrm>
                          <a:custGeom>
                            <a:avLst/>
                            <a:gdLst/>
                            <a:ahLst/>
                            <a:cxnLst/>
                            <a:rect l="0" t="0" r="0" b="0"/>
                            <a:pathLst>
                              <a:path w="26469" h="36682">
                                <a:moveTo>
                                  <a:pt x="26469" y="0"/>
                                </a:moveTo>
                                <a:lnTo>
                                  <a:pt x="26469" y="8631"/>
                                </a:lnTo>
                                <a:lnTo>
                                  <a:pt x="25309" y="8901"/>
                                </a:lnTo>
                                <a:cubicBezTo>
                                  <a:pt x="21098" y="9493"/>
                                  <a:pt x="18124" y="10176"/>
                                  <a:pt x="16358" y="10950"/>
                                </a:cubicBezTo>
                                <a:cubicBezTo>
                                  <a:pt x="14641" y="11700"/>
                                  <a:pt x="13292" y="12801"/>
                                  <a:pt x="12327" y="14257"/>
                                </a:cubicBezTo>
                                <a:cubicBezTo>
                                  <a:pt x="11379" y="15713"/>
                                  <a:pt x="10916" y="17345"/>
                                  <a:pt x="10916" y="19128"/>
                                </a:cubicBezTo>
                                <a:cubicBezTo>
                                  <a:pt x="10916" y="21843"/>
                                  <a:pt x="11949" y="24112"/>
                                  <a:pt x="13998" y="25941"/>
                                </a:cubicBezTo>
                                <a:cubicBezTo>
                                  <a:pt x="16075" y="27753"/>
                                  <a:pt x="19095" y="28678"/>
                                  <a:pt x="23085" y="28678"/>
                                </a:cubicBezTo>
                                <a:lnTo>
                                  <a:pt x="26469" y="27841"/>
                                </a:lnTo>
                                <a:lnTo>
                                  <a:pt x="26469" y="35667"/>
                                </a:lnTo>
                                <a:lnTo>
                                  <a:pt x="20636" y="36682"/>
                                </a:lnTo>
                                <a:cubicBezTo>
                                  <a:pt x="13998" y="36682"/>
                                  <a:pt x="8907" y="35068"/>
                                  <a:pt x="5334" y="31828"/>
                                </a:cubicBezTo>
                                <a:cubicBezTo>
                                  <a:pt x="1783" y="28588"/>
                                  <a:pt x="0" y="24468"/>
                                  <a:pt x="0" y="19416"/>
                                </a:cubicBezTo>
                                <a:cubicBezTo>
                                  <a:pt x="0" y="16464"/>
                                  <a:pt x="660" y="13749"/>
                                  <a:pt x="2026" y="11322"/>
                                </a:cubicBezTo>
                                <a:cubicBezTo>
                                  <a:pt x="3375" y="8878"/>
                                  <a:pt x="5136" y="6891"/>
                                  <a:pt x="7320" y="5418"/>
                                </a:cubicBezTo>
                                <a:cubicBezTo>
                                  <a:pt x="9505" y="3939"/>
                                  <a:pt x="11949" y="2833"/>
                                  <a:pt x="14686" y="2088"/>
                                </a:cubicBezTo>
                                <a:cubicBezTo>
                                  <a:pt x="16668" y="1535"/>
                                  <a:pt x="19710" y="1027"/>
                                  <a:pt x="23768" y="519"/>
                                </a:cubicBezTo>
                                <a:lnTo>
                                  <a:pt x="26469"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59" name="Shape 3559"/>
                        <wps:cNvSpPr/>
                        <wps:spPr>
                          <a:xfrm>
                            <a:off x="5092863" y="1504669"/>
                            <a:ext cx="24703" cy="19558"/>
                          </a:xfrm>
                          <a:custGeom>
                            <a:avLst/>
                            <a:gdLst/>
                            <a:ahLst/>
                            <a:cxnLst/>
                            <a:rect l="0" t="0" r="0" b="0"/>
                            <a:pathLst>
                              <a:path w="24703" h="19558">
                                <a:moveTo>
                                  <a:pt x="24703" y="0"/>
                                </a:moveTo>
                                <a:lnTo>
                                  <a:pt x="24703" y="8321"/>
                                </a:lnTo>
                                <a:lnTo>
                                  <a:pt x="15099" y="10607"/>
                                </a:lnTo>
                                <a:cubicBezTo>
                                  <a:pt x="12807" y="12283"/>
                                  <a:pt x="11108" y="15258"/>
                                  <a:pt x="10008" y="19558"/>
                                </a:cubicBezTo>
                                <a:lnTo>
                                  <a:pt x="0" y="18192"/>
                                </a:lnTo>
                                <a:cubicBezTo>
                                  <a:pt x="903" y="13914"/>
                                  <a:pt x="2399" y="10454"/>
                                  <a:pt x="4493" y="7807"/>
                                </a:cubicBezTo>
                                <a:cubicBezTo>
                                  <a:pt x="6570" y="5182"/>
                                  <a:pt x="9590" y="3156"/>
                                  <a:pt x="13535" y="1745"/>
                                </a:cubicBezTo>
                                <a:lnTo>
                                  <a:pt x="24703"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0" name="Shape 3560"/>
                        <wps:cNvSpPr/>
                        <wps:spPr>
                          <a:xfrm>
                            <a:off x="5117566" y="1504275"/>
                            <a:ext cx="29139" cy="62067"/>
                          </a:xfrm>
                          <a:custGeom>
                            <a:avLst/>
                            <a:gdLst/>
                            <a:ahLst/>
                            <a:cxnLst/>
                            <a:rect l="0" t="0" r="0" b="0"/>
                            <a:pathLst>
                              <a:path w="29139" h="62067">
                                <a:moveTo>
                                  <a:pt x="2526" y="0"/>
                                </a:moveTo>
                                <a:cubicBezTo>
                                  <a:pt x="7685" y="0"/>
                                  <a:pt x="11850" y="593"/>
                                  <a:pt x="15068" y="1806"/>
                                </a:cubicBezTo>
                                <a:cubicBezTo>
                                  <a:pt x="18313" y="3020"/>
                                  <a:pt x="20672" y="4538"/>
                                  <a:pt x="22191" y="6395"/>
                                </a:cubicBezTo>
                                <a:cubicBezTo>
                                  <a:pt x="23715" y="8224"/>
                                  <a:pt x="24770" y="10538"/>
                                  <a:pt x="25369" y="13360"/>
                                </a:cubicBezTo>
                                <a:cubicBezTo>
                                  <a:pt x="25719" y="15105"/>
                                  <a:pt x="25871" y="18231"/>
                                  <a:pt x="25871" y="22775"/>
                                </a:cubicBezTo>
                                <a:lnTo>
                                  <a:pt x="25871" y="36423"/>
                                </a:lnTo>
                                <a:cubicBezTo>
                                  <a:pt x="25871" y="45945"/>
                                  <a:pt x="26097" y="51968"/>
                                  <a:pt x="26537" y="54480"/>
                                </a:cubicBezTo>
                                <a:cubicBezTo>
                                  <a:pt x="26977" y="56991"/>
                                  <a:pt x="27835" y="59419"/>
                                  <a:pt x="29139" y="61733"/>
                                </a:cubicBezTo>
                                <a:lnTo>
                                  <a:pt x="18443" y="61733"/>
                                </a:lnTo>
                                <a:cubicBezTo>
                                  <a:pt x="17388" y="59594"/>
                                  <a:pt x="16699" y="57127"/>
                                  <a:pt x="16394" y="54282"/>
                                </a:cubicBezTo>
                                <a:cubicBezTo>
                                  <a:pt x="12601" y="57500"/>
                                  <a:pt x="8960" y="59774"/>
                                  <a:pt x="5455" y="61118"/>
                                </a:cubicBezTo>
                                <a:lnTo>
                                  <a:pt x="0" y="62067"/>
                                </a:lnTo>
                                <a:lnTo>
                                  <a:pt x="0" y="54241"/>
                                </a:lnTo>
                                <a:lnTo>
                                  <a:pt x="7132" y="52476"/>
                                </a:lnTo>
                                <a:cubicBezTo>
                                  <a:pt x="10196" y="50754"/>
                                  <a:pt x="12449" y="48395"/>
                                  <a:pt x="13899" y="45420"/>
                                </a:cubicBezTo>
                                <a:cubicBezTo>
                                  <a:pt x="15006" y="43106"/>
                                  <a:pt x="15553" y="39686"/>
                                  <a:pt x="15553" y="35187"/>
                                </a:cubicBezTo>
                                <a:lnTo>
                                  <a:pt x="15553" y="31417"/>
                                </a:lnTo>
                                <a:lnTo>
                                  <a:pt x="0" y="35031"/>
                                </a:lnTo>
                                <a:lnTo>
                                  <a:pt x="0" y="26400"/>
                                </a:lnTo>
                                <a:lnTo>
                                  <a:pt x="15553" y="23413"/>
                                </a:lnTo>
                                <a:cubicBezTo>
                                  <a:pt x="15575" y="22002"/>
                                  <a:pt x="15598" y="21121"/>
                                  <a:pt x="15598" y="20749"/>
                                </a:cubicBezTo>
                                <a:cubicBezTo>
                                  <a:pt x="15598" y="16578"/>
                                  <a:pt x="14627" y="13626"/>
                                  <a:pt x="12691" y="11927"/>
                                </a:cubicBezTo>
                                <a:cubicBezTo>
                                  <a:pt x="10089" y="9613"/>
                                  <a:pt x="6206" y="8467"/>
                                  <a:pt x="1047" y="8467"/>
                                </a:cubicBezTo>
                                <a:lnTo>
                                  <a:pt x="0" y="8716"/>
                                </a:lnTo>
                                <a:lnTo>
                                  <a:pt x="0" y="395"/>
                                </a:lnTo>
                                <a:lnTo>
                                  <a:pt x="2526"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1" name="Shape 3561"/>
                        <wps:cNvSpPr/>
                        <wps:spPr>
                          <a:xfrm>
                            <a:off x="5156182" y="1504275"/>
                            <a:ext cx="52589" cy="63082"/>
                          </a:xfrm>
                          <a:custGeom>
                            <a:avLst/>
                            <a:gdLst/>
                            <a:ahLst/>
                            <a:cxnLst/>
                            <a:rect l="0" t="0" r="0" b="0"/>
                            <a:pathLst>
                              <a:path w="52589" h="63082">
                                <a:moveTo>
                                  <a:pt x="27517" y="0"/>
                                </a:moveTo>
                                <a:cubicBezTo>
                                  <a:pt x="34064" y="0"/>
                                  <a:pt x="39426" y="1654"/>
                                  <a:pt x="43614" y="4984"/>
                                </a:cubicBezTo>
                                <a:cubicBezTo>
                                  <a:pt x="47780" y="8292"/>
                                  <a:pt x="50450" y="12988"/>
                                  <a:pt x="51618" y="19095"/>
                                </a:cubicBezTo>
                                <a:lnTo>
                                  <a:pt x="41673" y="20636"/>
                                </a:lnTo>
                                <a:cubicBezTo>
                                  <a:pt x="40724" y="16578"/>
                                  <a:pt x="39048" y="13513"/>
                                  <a:pt x="36644" y="11487"/>
                                </a:cubicBezTo>
                                <a:cubicBezTo>
                                  <a:pt x="34245" y="9437"/>
                                  <a:pt x="31332" y="8422"/>
                                  <a:pt x="27917" y="8422"/>
                                </a:cubicBezTo>
                                <a:cubicBezTo>
                                  <a:pt x="22758" y="8422"/>
                                  <a:pt x="18564" y="10250"/>
                                  <a:pt x="15347" y="13953"/>
                                </a:cubicBezTo>
                                <a:cubicBezTo>
                                  <a:pt x="12130" y="17639"/>
                                  <a:pt x="10521" y="23481"/>
                                  <a:pt x="10521" y="31485"/>
                                </a:cubicBezTo>
                                <a:cubicBezTo>
                                  <a:pt x="10521" y="39595"/>
                                  <a:pt x="12062" y="45482"/>
                                  <a:pt x="15172" y="49168"/>
                                </a:cubicBezTo>
                                <a:cubicBezTo>
                                  <a:pt x="18299" y="52826"/>
                                  <a:pt x="22335" y="54677"/>
                                  <a:pt x="27341" y="54677"/>
                                </a:cubicBezTo>
                                <a:cubicBezTo>
                                  <a:pt x="31355" y="54677"/>
                                  <a:pt x="34708" y="53447"/>
                                  <a:pt x="37394" y="50975"/>
                                </a:cubicBezTo>
                                <a:cubicBezTo>
                                  <a:pt x="40087" y="48508"/>
                                  <a:pt x="41808" y="44715"/>
                                  <a:pt x="42530" y="39595"/>
                                </a:cubicBezTo>
                                <a:lnTo>
                                  <a:pt x="52589" y="40922"/>
                                </a:lnTo>
                                <a:cubicBezTo>
                                  <a:pt x="51483" y="47842"/>
                                  <a:pt x="48660" y="53289"/>
                                  <a:pt x="44145" y="57217"/>
                                </a:cubicBezTo>
                                <a:cubicBezTo>
                                  <a:pt x="39601" y="61140"/>
                                  <a:pt x="34047" y="63082"/>
                                  <a:pt x="27455" y="63082"/>
                                </a:cubicBezTo>
                                <a:cubicBezTo>
                                  <a:pt x="19185" y="63082"/>
                                  <a:pt x="12548" y="60389"/>
                                  <a:pt x="7541" y="54988"/>
                                </a:cubicBezTo>
                                <a:cubicBezTo>
                                  <a:pt x="2517" y="49586"/>
                                  <a:pt x="0" y="41848"/>
                                  <a:pt x="0" y="31772"/>
                                </a:cubicBezTo>
                                <a:cubicBezTo>
                                  <a:pt x="0" y="25242"/>
                                  <a:pt x="1084" y="19558"/>
                                  <a:pt x="3240" y="14659"/>
                                </a:cubicBezTo>
                                <a:cubicBezTo>
                                  <a:pt x="5402" y="9765"/>
                                  <a:pt x="8687" y="6107"/>
                                  <a:pt x="13101" y="3658"/>
                                </a:cubicBezTo>
                                <a:cubicBezTo>
                                  <a:pt x="17509" y="1214"/>
                                  <a:pt x="22313" y="0"/>
                                  <a:pt x="27517"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2" name="Shape 3562"/>
                        <wps:cNvSpPr/>
                        <wps:spPr>
                          <a:xfrm>
                            <a:off x="5211898" y="1484542"/>
                            <a:ext cx="29436" cy="82261"/>
                          </a:xfrm>
                          <a:custGeom>
                            <a:avLst/>
                            <a:gdLst/>
                            <a:ahLst/>
                            <a:cxnLst/>
                            <a:rect l="0" t="0" r="0" b="0"/>
                            <a:pathLst>
                              <a:path w="29436" h="82261">
                                <a:moveTo>
                                  <a:pt x="17662" y="0"/>
                                </a:moveTo>
                                <a:lnTo>
                                  <a:pt x="17662" y="21076"/>
                                </a:lnTo>
                                <a:lnTo>
                                  <a:pt x="27957" y="21076"/>
                                </a:lnTo>
                                <a:lnTo>
                                  <a:pt x="27957" y="29057"/>
                                </a:lnTo>
                                <a:lnTo>
                                  <a:pt x="17662" y="29057"/>
                                </a:lnTo>
                                <a:lnTo>
                                  <a:pt x="17662" y="64335"/>
                                </a:lnTo>
                                <a:cubicBezTo>
                                  <a:pt x="17662" y="67270"/>
                                  <a:pt x="17842" y="69144"/>
                                  <a:pt x="18215" y="69979"/>
                                </a:cubicBezTo>
                                <a:cubicBezTo>
                                  <a:pt x="18564" y="70798"/>
                                  <a:pt x="19163" y="71458"/>
                                  <a:pt x="19976" y="71966"/>
                                </a:cubicBezTo>
                                <a:cubicBezTo>
                                  <a:pt x="20794" y="72474"/>
                                  <a:pt x="21963" y="72717"/>
                                  <a:pt x="23464" y="72717"/>
                                </a:cubicBezTo>
                                <a:cubicBezTo>
                                  <a:pt x="24610" y="72717"/>
                                  <a:pt x="26105" y="72581"/>
                                  <a:pt x="27957" y="72316"/>
                                </a:cubicBezTo>
                                <a:lnTo>
                                  <a:pt x="29436" y="81358"/>
                                </a:lnTo>
                                <a:cubicBezTo>
                                  <a:pt x="26569" y="81951"/>
                                  <a:pt x="23989" y="82261"/>
                                  <a:pt x="21697" y="82261"/>
                                </a:cubicBezTo>
                                <a:cubicBezTo>
                                  <a:pt x="17995" y="82261"/>
                                  <a:pt x="15105" y="81663"/>
                                  <a:pt x="13056" y="80495"/>
                                </a:cubicBezTo>
                                <a:cubicBezTo>
                                  <a:pt x="11024" y="79326"/>
                                  <a:pt x="9596" y="77763"/>
                                  <a:pt x="8755" y="75866"/>
                                </a:cubicBezTo>
                                <a:cubicBezTo>
                                  <a:pt x="7919" y="73947"/>
                                  <a:pt x="7496" y="69911"/>
                                  <a:pt x="7496" y="63782"/>
                                </a:cubicBezTo>
                                <a:lnTo>
                                  <a:pt x="7496" y="29057"/>
                                </a:lnTo>
                                <a:lnTo>
                                  <a:pt x="0" y="29057"/>
                                </a:lnTo>
                                <a:lnTo>
                                  <a:pt x="0" y="21076"/>
                                </a:lnTo>
                                <a:lnTo>
                                  <a:pt x="7496" y="21076"/>
                                </a:lnTo>
                                <a:lnTo>
                                  <a:pt x="7496" y="6130"/>
                                </a:lnTo>
                                <a:lnTo>
                                  <a:pt x="17662"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3" name="Shape 3563"/>
                        <wps:cNvSpPr/>
                        <wps:spPr>
                          <a:xfrm>
                            <a:off x="5274274" y="1482668"/>
                            <a:ext cx="38179" cy="83339"/>
                          </a:xfrm>
                          <a:custGeom>
                            <a:avLst/>
                            <a:gdLst/>
                            <a:ahLst/>
                            <a:cxnLst/>
                            <a:rect l="0" t="0" r="0" b="0"/>
                            <a:pathLst>
                              <a:path w="38179" h="83339">
                                <a:moveTo>
                                  <a:pt x="31992" y="0"/>
                                </a:moveTo>
                                <a:lnTo>
                                  <a:pt x="38179" y="0"/>
                                </a:lnTo>
                                <a:lnTo>
                                  <a:pt x="38179" y="10136"/>
                                </a:lnTo>
                                <a:lnTo>
                                  <a:pt x="37705" y="8749"/>
                                </a:lnTo>
                                <a:cubicBezTo>
                                  <a:pt x="36621" y="14111"/>
                                  <a:pt x="35125" y="19400"/>
                                  <a:pt x="33206" y="24672"/>
                                </a:cubicBezTo>
                                <a:lnTo>
                                  <a:pt x="24057" y="49123"/>
                                </a:lnTo>
                                <a:lnTo>
                                  <a:pt x="38179" y="49123"/>
                                </a:lnTo>
                                <a:lnTo>
                                  <a:pt x="38179" y="58075"/>
                                </a:lnTo>
                                <a:lnTo>
                                  <a:pt x="20856" y="58075"/>
                                </a:lnTo>
                                <a:lnTo>
                                  <a:pt x="11706" y="83339"/>
                                </a:lnTo>
                                <a:lnTo>
                                  <a:pt x="0" y="83339"/>
                                </a:lnTo>
                                <a:lnTo>
                                  <a:pt x="31992"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4" name="Shape 3564"/>
                        <wps:cNvSpPr/>
                        <wps:spPr>
                          <a:xfrm>
                            <a:off x="5312453" y="1482668"/>
                            <a:ext cx="39810" cy="83339"/>
                          </a:xfrm>
                          <a:custGeom>
                            <a:avLst/>
                            <a:gdLst/>
                            <a:ahLst/>
                            <a:cxnLst/>
                            <a:rect l="0" t="0" r="0" b="0"/>
                            <a:pathLst>
                              <a:path w="39810" h="83339">
                                <a:moveTo>
                                  <a:pt x="0" y="0"/>
                                </a:moveTo>
                                <a:lnTo>
                                  <a:pt x="5701" y="0"/>
                                </a:lnTo>
                                <a:lnTo>
                                  <a:pt x="39810" y="83339"/>
                                </a:lnTo>
                                <a:lnTo>
                                  <a:pt x="27262" y="83339"/>
                                </a:lnTo>
                                <a:lnTo>
                                  <a:pt x="17514" y="58075"/>
                                </a:lnTo>
                                <a:lnTo>
                                  <a:pt x="0" y="58075"/>
                                </a:lnTo>
                                <a:lnTo>
                                  <a:pt x="0" y="49123"/>
                                </a:lnTo>
                                <a:lnTo>
                                  <a:pt x="14122" y="49123"/>
                                </a:lnTo>
                                <a:lnTo>
                                  <a:pt x="5435" y="26038"/>
                                </a:lnTo>
                                <a:lnTo>
                                  <a:pt x="0" y="10136"/>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5" name="Shape 3565"/>
                        <wps:cNvSpPr/>
                        <wps:spPr>
                          <a:xfrm>
                            <a:off x="5359781" y="1504275"/>
                            <a:ext cx="49056" cy="61733"/>
                          </a:xfrm>
                          <a:custGeom>
                            <a:avLst/>
                            <a:gdLst/>
                            <a:ahLst/>
                            <a:cxnLst/>
                            <a:rect l="0" t="0" r="0" b="0"/>
                            <a:pathLst>
                              <a:path w="49056" h="61733">
                                <a:moveTo>
                                  <a:pt x="28397" y="0"/>
                                </a:moveTo>
                                <a:cubicBezTo>
                                  <a:pt x="32032" y="0"/>
                                  <a:pt x="35385" y="638"/>
                                  <a:pt x="38450" y="1959"/>
                                </a:cubicBezTo>
                                <a:cubicBezTo>
                                  <a:pt x="41492" y="3263"/>
                                  <a:pt x="43784" y="4984"/>
                                  <a:pt x="45308" y="7101"/>
                                </a:cubicBezTo>
                                <a:cubicBezTo>
                                  <a:pt x="46809" y="9217"/>
                                  <a:pt x="47864" y="11729"/>
                                  <a:pt x="48480" y="14642"/>
                                </a:cubicBezTo>
                                <a:cubicBezTo>
                                  <a:pt x="48858" y="16555"/>
                                  <a:pt x="49056" y="19863"/>
                                  <a:pt x="49056" y="24604"/>
                                </a:cubicBezTo>
                                <a:lnTo>
                                  <a:pt x="49056" y="61733"/>
                                </a:lnTo>
                                <a:lnTo>
                                  <a:pt x="38805" y="61733"/>
                                </a:lnTo>
                                <a:lnTo>
                                  <a:pt x="38805" y="24999"/>
                                </a:lnTo>
                                <a:cubicBezTo>
                                  <a:pt x="38805" y="20834"/>
                                  <a:pt x="38405" y="17707"/>
                                  <a:pt x="37614" y="15652"/>
                                </a:cubicBezTo>
                                <a:cubicBezTo>
                                  <a:pt x="36818" y="13581"/>
                                  <a:pt x="35407" y="11949"/>
                                  <a:pt x="33381" y="10713"/>
                                </a:cubicBezTo>
                                <a:cubicBezTo>
                                  <a:pt x="31349" y="9477"/>
                                  <a:pt x="28989" y="8862"/>
                                  <a:pt x="26258" y="8862"/>
                                </a:cubicBezTo>
                                <a:cubicBezTo>
                                  <a:pt x="21889" y="8862"/>
                                  <a:pt x="18124" y="10250"/>
                                  <a:pt x="14946" y="13005"/>
                                </a:cubicBezTo>
                                <a:cubicBezTo>
                                  <a:pt x="11791" y="15787"/>
                                  <a:pt x="10205" y="21031"/>
                                  <a:pt x="10205" y="28753"/>
                                </a:cubicBezTo>
                                <a:lnTo>
                                  <a:pt x="10205" y="61733"/>
                                </a:lnTo>
                                <a:lnTo>
                                  <a:pt x="0" y="61733"/>
                                </a:lnTo>
                                <a:lnTo>
                                  <a:pt x="0" y="1344"/>
                                </a:lnTo>
                                <a:lnTo>
                                  <a:pt x="9189" y="1344"/>
                                </a:lnTo>
                                <a:lnTo>
                                  <a:pt x="9189" y="9946"/>
                                </a:lnTo>
                                <a:cubicBezTo>
                                  <a:pt x="13626" y="3308"/>
                                  <a:pt x="20038" y="0"/>
                                  <a:pt x="28397"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6" name="Shape 3566"/>
                        <wps:cNvSpPr/>
                        <wps:spPr>
                          <a:xfrm>
                            <a:off x="5422484" y="1570991"/>
                            <a:ext cx="25188" cy="19513"/>
                          </a:xfrm>
                          <a:custGeom>
                            <a:avLst/>
                            <a:gdLst/>
                            <a:ahLst/>
                            <a:cxnLst/>
                            <a:rect l="0" t="0" r="0" b="0"/>
                            <a:pathLst>
                              <a:path w="25188" h="19513">
                                <a:moveTo>
                                  <a:pt x="152" y="0"/>
                                </a:moveTo>
                                <a:lnTo>
                                  <a:pt x="10098" y="1479"/>
                                </a:lnTo>
                                <a:cubicBezTo>
                                  <a:pt x="10515" y="4544"/>
                                  <a:pt x="11661" y="6790"/>
                                  <a:pt x="13558" y="8201"/>
                                </a:cubicBezTo>
                                <a:cubicBezTo>
                                  <a:pt x="16115" y="10098"/>
                                  <a:pt x="19580" y="11023"/>
                                  <a:pt x="23966" y="11023"/>
                                </a:cubicBezTo>
                                <a:lnTo>
                                  <a:pt x="25188" y="10709"/>
                                </a:lnTo>
                                <a:lnTo>
                                  <a:pt x="25188" y="19250"/>
                                </a:lnTo>
                                <a:lnTo>
                                  <a:pt x="24011" y="19513"/>
                                </a:lnTo>
                                <a:cubicBezTo>
                                  <a:pt x="16820" y="19513"/>
                                  <a:pt x="11023" y="17881"/>
                                  <a:pt x="6570" y="14664"/>
                                </a:cubicBezTo>
                                <a:cubicBezTo>
                                  <a:pt x="2139" y="11424"/>
                                  <a:pt x="0" y="6525"/>
                                  <a:pt x="152"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7" name="Shape 3567"/>
                        <wps:cNvSpPr/>
                        <wps:spPr>
                          <a:xfrm>
                            <a:off x="5420588" y="1504275"/>
                            <a:ext cx="27084" cy="61733"/>
                          </a:xfrm>
                          <a:custGeom>
                            <a:avLst/>
                            <a:gdLst/>
                            <a:ahLst/>
                            <a:cxnLst/>
                            <a:rect l="0" t="0" r="0" b="0"/>
                            <a:pathLst>
                              <a:path w="27084" h="61733">
                                <a:moveTo>
                                  <a:pt x="26150" y="0"/>
                                </a:moveTo>
                                <a:lnTo>
                                  <a:pt x="27084" y="456"/>
                                </a:lnTo>
                                <a:lnTo>
                                  <a:pt x="27084" y="8565"/>
                                </a:lnTo>
                                <a:lnTo>
                                  <a:pt x="26879" y="8467"/>
                                </a:lnTo>
                                <a:cubicBezTo>
                                  <a:pt x="22335" y="8467"/>
                                  <a:pt x="18457" y="10318"/>
                                  <a:pt x="15279" y="14021"/>
                                </a:cubicBezTo>
                                <a:cubicBezTo>
                                  <a:pt x="12107" y="17707"/>
                                  <a:pt x="10515" y="23170"/>
                                  <a:pt x="10515" y="30446"/>
                                </a:cubicBezTo>
                                <a:cubicBezTo>
                                  <a:pt x="10515" y="38388"/>
                                  <a:pt x="12085" y="44162"/>
                                  <a:pt x="15211" y="47803"/>
                                </a:cubicBezTo>
                                <a:cubicBezTo>
                                  <a:pt x="18367" y="51438"/>
                                  <a:pt x="22312" y="53244"/>
                                  <a:pt x="27054" y="53244"/>
                                </a:cubicBezTo>
                                <a:lnTo>
                                  <a:pt x="27084" y="53230"/>
                                </a:lnTo>
                                <a:lnTo>
                                  <a:pt x="27084" y="61270"/>
                                </a:lnTo>
                                <a:lnTo>
                                  <a:pt x="26105" y="61733"/>
                                </a:lnTo>
                                <a:cubicBezTo>
                                  <a:pt x="17791" y="61733"/>
                                  <a:pt x="11357" y="58736"/>
                                  <a:pt x="6812" y="52741"/>
                                </a:cubicBezTo>
                                <a:cubicBezTo>
                                  <a:pt x="2269" y="46741"/>
                                  <a:pt x="0" y="39579"/>
                                  <a:pt x="0" y="31197"/>
                                </a:cubicBezTo>
                                <a:cubicBezTo>
                                  <a:pt x="0" y="25445"/>
                                  <a:pt x="1039" y="20128"/>
                                  <a:pt x="3132" y="15279"/>
                                </a:cubicBezTo>
                                <a:cubicBezTo>
                                  <a:pt x="5204" y="10386"/>
                                  <a:pt x="8224" y="6638"/>
                                  <a:pt x="12192" y="3968"/>
                                </a:cubicBezTo>
                                <a:cubicBezTo>
                                  <a:pt x="16137" y="1321"/>
                                  <a:pt x="20816" y="0"/>
                                  <a:pt x="26150"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8" name="Shape 3568"/>
                        <wps:cNvSpPr/>
                        <wps:spPr>
                          <a:xfrm>
                            <a:off x="5447672" y="1504731"/>
                            <a:ext cx="26120" cy="85511"/>
                          </a:xfrm>
                          <a:custGeom>
                            <a:avLst/>
                            <a:gdLst/>
                            <a:ahLst/>
                            <a:cxnLst/>
                            <a:rect l="0" t="0" r="0" b="0"/>
                            <a:pathLst>
                              <a:path w="26120" h="85511">
                                <a:moveTo>
                                  <a:pt x="0" y="0"/>
                                </a:moveTo>
                                <a:lnTo>
                                  <a:pt x="16705" y="8163"/>
                                </a:lnTo>
                                <a:lnTo>
                                  <a:pt x="16705" y="887"/>
                                </a:lnTo>
                                <a:lnTo>
                                  <a:pt x="26120" y="887"/>
                                </a:lnTo>
                                <a:lnTo>
                                  <a:pt x="26120" y="53075"/>
                                </a:lnTo>
                                <a:cubicBezTo>
                                  <a:pt x="26120" y="62490"/>
                                  <a:pt x="25149" y="69150"/>
                                  <a:pt x="23252" y="73051"/>
                                </a:cubicBezTo>
                                <a:cubicBezTo>
                                  <a:pt x="21333" y="76979"/>
                                  <a:pt x="18314" y="80083"/>
                                  <a:pt x="14148" y="82358"/>
                                </a:cubicBezTo>
                                <a:lnTo>
                                  <a:pt x="0" y="85511"/>
                                </a:lnTo>
                                <a:lnTo>
                                  <a:pt x="0" y="76969"/>
                                </a:lnTo>
                                <a:lnTo>
                                  <a:pt x="9734" y="74462"/>
                                </a:lnTo>
                                <a:cubicBezTo>
                                  <a:pt x="12336" y="72565"/>
                                  <a:pt x="14080" y="69924"/>
                                  <a:pt x="14983" y="66503"/>
                                </a:cubicBezTo>
                                <a:cubicBezTo>
                                  <a:pt x="15514" y="64432"/>
                                  <a:pt x="15756" y="60046"/>
                                  <a:pt x="15711" y="53386"/>
                                </a:cubicBezTo>
                                <a:lnTo>
                                  <a:pt x="0" y="60814"/>
                                </a:lnTo>
                                <a:lnTo>
                                  <a:pt x="0" y="52773"/>
                                </a:lnTo>
                                <a:lnTo>
                                  <a:pt x="11788" y="47363"/>
                                </a:lnTo>
                                <a:cubicBezTo>
                                  <a:pt x="14960" y="43751"/>
                                  <a:pt x="16569" y="38061"/>
                                  <a:pt x="16569" y="30345"/>
                                </a:cubicBezTo>
                                <a:cubicBezTo>
                                  <a:pt x="16569" y="22957"/>
                                  <a:pt x="14938" y="17403"/>
                                  <a:pt x="11653" y="13655"/>
                                </a:cubicBezTo>
                                <a:lnTo>
                                  <a:pt x="0" y="8108"/>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9398" name="Shape 39398"/>
                        <wps:cNvSpPr/>
                        <wps:spPr>
                          <a:xfrm>
                            <a:off x="5489026" y="1482668"/>
                            <a:ext cx="10233" cy="83345"/>
                          </a:xfrm>
                          <a:custGeom>
                            <a:avLst/>
                            <a:gdLst/>
                            <a:ahLst/>
                            <a:cxnLst/>
                            <a:rect l="0" t="0" r="0" b="0"/>
                            <a:pathLst>
                              <a:path w="10233" h="83345">
                                <a:moveTo>
                                  <a:pt x="0" y="0"/>
                                </a:moveTo>
                                <a:lnTo>
                                  <a:pt x="10233" y="0"/>
                                </a:lnTo>
                                <a:lnTo>
                                  <a:pt x="10233" y="83345"/>
                                </a:lnTo>
                                <a:lnTo>
                                  <a:pt x="0" y="83345"/>
                                </a:lnTo>
                                <a:lnTo>
                                  <a:pt x="0" y="0"/>
                                </a:lnTo>
                              </a:path>
                            </a:pathLst>
                          </a:custGeom>
                          <a:ln w="0" cap="rnd">
                            <a:round/>
                          </a:ln>
                        </wps:spPr>
                        <wps:style>
                          <a:lnRef idx="0">
                            <a:srgbClr val="000000">
                              <a:alpha val="0"/>
                            </a:srgbClr>
                          </a:lnRef>
                          <a:fillRef idx="1">
                            <a:srgbClr val="262626"/>
                          </a:fillRef>
                          <a:effectRef idx="0">
                            <a:scrgbClr r="0" g="0" b="0"/>
                          </a:effectRef>
                          <a:fontRef idx="none"/>
                        </wps:style>
                        <wps:bodyPr/>
                      </wps:wsp>
                      <wps:wsp>
                        <wps:cNvPr id="3570" name="Shape 3570"/>
                        <wps:cNvSpPr/>
                        <wps:spPr>
                          <a:xfrm>
                            <a:off x="5511694" y="1504353"/>
                            <a:ext cx="28010" cy="62701"/>
                          </a:xfrm>
                          <a:custGeom>
                            <a:avLst/>
                            <a:gdLst/>
                            <a:ahLst/>
                            <a:cxnLst/>
                            <a:rect l="0" t="0" r="0" b="0"/>
                            <a:pathLst>
                              <a:path w="28010" h="62701">
                                <a:moveTo>
                                  <a:pt x="28010" y="0"/>
                                </a:moveTo>
                                <a:lnTo>
                                  <a:pt x="28010" y="8469"/>
                                </a:lnTo>
                                <a:lnTo>
                                  <a:pt x="16470" y="13040"/>
                                </a:lnTo>
                                <a:cubicBezTo>
                                  <a:pt x="13270" y="16195"/>
                                  <a:pt x="11509" y="20383"/>
                                  <a:pt x="11153" y="25672"/>
                                </a:cubicBezTo>
                                <a:lnTo>
                                  <a:pt x="28010" y="25672"/>
                                </a:lnTo>
                                <a:lnTo>
                                  <a:pt x="28010" y="34076"/>
                                </a:lnTo>
                                <a:lnTo>
                                  <a:pt x="10606" y="34076"/>
                                </a:lnTo>
                                <a:cubicBezTo>
                                  <a:pt x="10978" y="40708"/>
                                  <a:pt x="12852" y="45782"/>
                                  <a:pt x="16205" y="49310"/>
                                </a:cubicBezTo>
                                <a:lnTo>
                                  <a:pt x="28010" y="54253"/>
                                </a:lnTo>
                                <a:lnTo>
                                  <a:pt x="28010" y="62701"/>
                                </a:lnTo>
                                <a:lnTo>
                                  <a:pt x="7784" y="54864"/>
                                </a:lnTo>
                                <a:cubicBezTo>
                                  <a:pt x="2602" y="49418"/>
                                  <a:pt x="0" y="41792"/>
                                  <a:pt x="0" y="31976"/>
                                </a:cubicBezTo>
                                <a:cubicBezTo>
                                  <a:pt x="0" y="21816"/>
                                  <a:pt x="2619" y="13943"/>
                                  <a:pt x="7846" y="8343"/>
                                </a:cubicBezTo>
                                <a:lnTo>
                                  <a:pt x="2801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71" name="Shape 3571"/>
                        <wps:cNvSpPr/>
                        <wps:spPr>
                          <a:xfrm>
                            <a:off x="5539704" y="1546563"/>
                            <a:ext cx="27305" cy="20794"/>
                          </a:xfrm>
                          <a:custGeom>
                            <a:avLst/>
                            <a:gdLst/>
                            <a:ahLst/>
                            <a:cxnLst/>
                            <a:rect l="0" t="0" r="0" b="0"/>
                            <a:pathLst>
                              <a:path w="27305" h="20794">
                                <a:moveTo>
                                  <a:pt x="16744" y="0"/>
                                </a:moveTo>
                                <a:lnTo>
                                  <a:pt x="27305" y="1298"/>
                                </a:lnTo>
                                <a:cubicBezTo>
                                  <a:pt x="25651" y="7473"/>
                                  <a:pt x="22569" y="12282"/>
                                  <a:pt x="18049" y="15697"/>
                                </a:cubicBezTo>
                                <a:cubicBezTo>
                                  <a:pt x="13550" y="19095"/>
                                  <a:pt x="7769" y="20794"/>
                                  <a:pt x="781" y="20794"/>
                                </a:cubicBezTo>
                                <a:lnTo>
                                  <a:pt x="0" y="20491"/>
                                </a:lnTo>
                                <a:lnTo>
                                  <a:pt x="0" y="12043"/>
                                </a:lnTo>
                                <a:lnTo>
                                  <a:pt x="826" y="12389"/>
                                </a:lnTo>
                                <a:cubicBezTo>
                                  <a:pt x="4575" y="12389"/>
                                  <a:pt x="7769" y="11402"/>
                                  <a:pt x="10440" y="9437"/>
                                </a:cubicBezTo>
                                <a:cubicBezTo>
                                  <a:pt x="13086" y="7451"/>
                                  <a:pt x="15203" y="4301"/>
                                  <a:pt x="16744"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72" name="Shape 3572"/>
                        <wps:cNvSpPr/>
                        <wps:spPr>
                          <a:xfrm>
                            <a:off x="5539704" y="1504275"/>
                            <a:ext cx="27660" cy="34154"/>
                          </a:xfrm>
                          <a:custGeom>
                            <a:avLst/>
                            <a:gdLst/>
                            <a:ahLst/>
                            <a:cxnLst/>
                            <a:rect l="0" t="0" r="0" b="0"/>
                            <a:pathLst>
                              <a:path w="27660" h="34154">
                                <a:moveTo>
                                  <a:pt x="189" y="0"/>
                                </a:moveTo>
                                <a:cubicBezTo>
                                  <a:pt x="8255" y="0"/>
                                  <a:pt x="14870" y="2732"/>
                                  <a:pt x="19989" y="8224"/>
                                </a:cubicBezTo>
                                <a:cubicBezTo>
                                  <a:pt x="25104" y="13710"/>
                                  <a:pt x="27660" y="21455"/>
                                  <a:pt x="27660" y="31417"/>
                                </a:cubicBezTo>
                                <a:cubicBezTo>
                                  <a:pt x="27660" y="32038"/>
                                  <a:pt x="27637" y="32941"/>
                                  <a:pt x="27592" y="34154"/>
                                </a:cubicBezTo>
                                <a:lnTo>
                                  <a:pt x="0" y="34154"/>
                                </a:lnTo>
                                <a:lnTo>
                                  <a:pt x="0" y="25750"/>
                                </a:lnTo>
                                <a:lnTo>
                                  <a:pt x="16857" y="25750"/>
                                </a:lnTo>
                                <a:cubicBezTo>
                                  <a:pt x="16417" y="20659"/>
                                  <a:pt x="15112" y="16866"/>
                                  <a:pt x="12996" y="14331"/>
                                </a:cubicBezTo>
                                <a:cubicBezTo>
                                  <a:pt x="9734" y="10386"/>
                                  <a:pt x="5500" y="8422"/>
                                  <a:pt x="319" y="8422"/>
                                </a:cubicBezTo>
                                <a:lnTo>
                                  <a:pt x="0" y="8548"/>
                                </a:lnTo>
                                <a:lnTo>
                                  <a:pt x="0" y="78"/>
                                </a:lnTo>
                                <a:lnTo>
                                  <a:pt x="189"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73" name="Shape 3573"/>
                        <wps:cNvSpPr/>
                        <wps:spPr>
                          <a:xfrm>
                            <a:off x="4515019" y="1687497"/>
                            <a:ext cx="232831" cy="0"/>
                          </a:xfrm>
                          <a:custGeom>
                            <a:avLst/>
                            <a:gdLst/>
                            <a:ahLst/>
                            <a:cxnLst/>
                            <a:rect l="0" t="0" r="0" b="0"/>
                            <a:pathLst>
                              <a:path w="232831">
                                <a:moveTo>
                                  <a:pt x="0" y="0"/>
                                </a:moveTo>
                                <a:lnTo>
                                  <a:pt x="232831" y="0"/>
                                </a:lnTo>
                              </a:path>
                            </a:pathLst>
                          </a:custGeom>
                          <a:ln w="15875" cap="flat">
                            <a:round/>
                          </a:ln>
                        </wps:spPr>
                        <wps:style>
                          <a:lnRef idx="1">
                            <a:srgbClr val="333333"/>
                          </a:lnRef>
                          <a:fillRef idx="0">
                            <a:srgbClr val="000000">
                              <a:alpha val="0"/>
                            </a:srgbClr>
                          </a:fillRef>
                          <a:effectRef idx="0">
                            <a:scrgbClr r="0" g="0" b="0"/>
                          </a:effectRef>
                          <a:fontRef idx="none"/>
                        </wps:style>
                        <wps:bodyPr/>
                      </wps:wsp>
                      <wps:wsp>
                        <wps:cNvPr id="3574" name="Shape 3574"/>
                        <wps:cNvSpPr/>
                        <wps:spPr>
                          <a:xfrm>
                            <a:off x="4599685" y="1655747"/>
                            <a:ext cx="63499" cy="63499"/>
                          </a:xfrm>
                          <a:custGeom>
                            <a:avLst/>
                            <a:gdLst/>
                            <a:ahLst/>
                            <a:cxnLst/>
                            <a:rect l="0" t="0" r="0" b="0"/>
                            <a:pathLst>
                              <a:path w="63499" h="63499">
                                <a:moveTo>
                                  <a:pt x="31750" y="0"/>
                                </a:moveTo>
                                <a:cubicBezTo>
                                  <a:pt x="40171" y="0"/>
                                  <a:pt x="48259" y="3353"/>
                                  <a:pt x="54215" y="9302"/>
                                </a:cubicBezTo>
                                <a:cubicBezTo>
                                  <a:pt x="60169" y="15257"/>
                                  <a:pt x="63499" y="23345"/>
                                  <a:pt x="63499" y="31750"/>
                                </a:cubicBezTo>
                                <a:cubicBezTo>
                                  <a:pt x="63499" y="40171"/>
                                  <a:pt x="60169" y="48265"/>
                                  <a:pt x="54215" y="54215"/>
                                </a:cubicBezTo>
                                <a:cubicBezTo>
                                  <a:pt x="48259" y="60169"/>
                                  <a:pt x="40171" y="63499"/>
                                  <a:pt x="31750" y="63499"/>
                                </a:cubicBezTo>
                                <a:cubicBezTo>
                                  <a:pt x="23345" y="63499"/>
                                  <a:pt x="15257" y="60169"/>
                                  <a:pt x="9302" y="54215"/>
                                </a:cubicBezTo>
                                <a:cubicBezTo>
                                  <a:pt x="3347" y="48265"/>
                                  <a:pt x="0" y="40171"/>
                                  <a:pt x="0" y="31750"/>
                                </a:cubicBezTo>
                                <a:cubicBezTo>
                                  <a:pt x="0" y="23345"/>
                                  <a:pt x="3347" y="15257"/>
                                  <a:pt x="9302" y="9302"/>
                                </a:cubicBezTo>
                                <a:cubicBezTo>
                                  <a:pt x="15257" y="3353"/>
                                  <a:pt x="23345" y="0"/>
                                  <a:pt x="31750" y="0"/>
                                </a:cubicBezTo>
                                <a:close/>
                              </a:path>
                            </a:pathLst>
                          </a:custGeom>
                          <a:ln w="7055" cap="flat">
                            <a:round/>
                          </a:ln>
                        </wps:spPr>
                        <wps:style>
                          <a:lnRef idx="1">
                            <a:srgbClr val="333333"/>
                          </a:lnRef>
                          <a:fillRef idx="1">
                            <a:srgbClr val="333333"/>
                          </a:fillRef>
                          <a:effectRef idx="0">
                            <a:scrgbClr r="0" g="0" b="0"/>
                          </a:effectRef>
                          <a:fontRef idx="none"/>
                        </wps:style>
                        <wps:bodyPr/>
                      </wps:wsp>
                      <wps:wsp>
                        <wps:cNvPr id="3575" name="Shape 3575"/>
                        <wps:cNvSpPr/>
                        <wps:spPr>
                          <a:xfrm>
                            <a:off x="4844443" y="1644566"/>
                            <a:ext cx="55162" cy="83672"/>
                          </a:xfrm>
                          <a:custGeom>
                            <a:avLst/>
                            <a:gdLst/>
                            <a:ahLst/>
                            <a:cxnLst/>
                            <a:rect l="0" t="0" r="0" b="0"/>
                            <a:pathLst>
                              <a:path w="55162" h="83672">
                                <a:moveTo>
                                  <a:pt x="29080" y="0"/>
                                </a:moveTo>
                                <a:cubicBezTo>
                                  <a:pt x="37061" y="0"/>
                                  <a:pt x="43388" y="2230"/>
                                  <a:pt x="48045" y="6660"/>
                                </a:cubicBezTo>
                                <a:cubicBezTo>
                                  <a:pt x="52718" y="11091"/>
                                  <a:pt x="55055" y="16583"/>
                                  <a:pt x="55055" y="23153"/>
                                </a:cubicBezTo>
                                <a:cubicBezTo>
                                  <a:pt x="55055" y="26483"/>
                                  <a:pt x="54372" y="29768"/>
                                  <a:pt x="52984" y="32986"/>
                                </a:cubicBezTo>
                                <a:cubicBezTo>
                                  <a:pt x="51634" y="36203"/>
                                  <a:pt x="49366" y="39601"/>
                                  <a:pt x="46210" y="43151"/>
                                </a:cubicBezTo>
                                <a:cubicBezTo>
                                  <a:pt x="43038" y="46724"/>
                                  <a:pt x="37789" y="51618"/>
                                  <a:pt x="30423" y="57810"/>
                                </a:cubicBezTo>
                                <a:cubicBezTo>
                                  <a:pt x="24293" y="62974"/>
                                  <a:pt x="20348" y="66480"/>
                                  <a:pt x="18586" y="68308"/>
                                </a:cubicBezTo>
                                <a:cubicBezTo>
                                  <a:pt x="16865" y="70137"/>
                                  <a:pt x="15409" y="71989"/>
                                  <a:pt x="14286" y="73840"/>
                                </a:cubicBezTo>
                                <a:lnTo>
                                  <a:pt x="55162" y="73840"/>
                                </a:lnTo>
                                <a:lnTo>
                                  <a:pt x="55162" y="83672"/>
                                </a:lnTo>
                                <a:lnTo>
                                  <a:pt x="67" y="83672"/>
                                </a:lnTo>
                                <a:cubicBezTo>
                                  <a:pt x="0" y="81228"/>
                                  <a:pt x="395" y="78846"/>
                                  <a:pt x="1253" y="76577"/>
                                </a:cubicBezTo>
                                <a:cubicBezTo>
                                  <a:pt x="2664" y="72830"/>
                                  <a:pt x="4916" y="69121"/>
                                  <a:pt x="7981" y="65486"/>
                                </a:cubicBezTo>
                                <a:cubicBezTo>
                                  <a:pt x="11091" y="61845"/>
                                  <a:pt x="15544" y="57657"/>
                                  <a:pt x="21386" y="52871"/>
                                </a:cubicBezTo>
                                <a:cubicBezTo>
                                  <a:pt x="30445" y="45443"/>
                                  <a:pt x="36575" y="39578"/>
                                  <a:pt x="39753" y="35232"/>
                                </a:cubicBezTo>
                                <a:cubicBezTo>
                                  <a:pt x="42925" y="30892"/>
                                  <a:pt x="44534" y="26788"/>
                                  <a:pt x="44534" y="22911"/>
                                </a:cubicBezTo>
                                <a:cubicBezTo>
                                  <a:pt x="44534" y="18852"/>
                                  <a:pt x="43083" y="15460"/>
                                  <a:pt x="40171" y="12677"/>
                                </a:cubicBezTo>
                                <a:cubicBezTo>
                                  <a:pt x="37258" y="9878"/>
                                  <a:pt x="33488" y="8489"/>
                                  <a:pt x="28837" y="8489"/>
                                </a:cubicBezTo>
                                <a:cubicBezTo>
                                  <a:pt x="23898" y="8489"/>
                                  <a:pt x="19975" y="9968"/>
                                  <a:pt x="17018" y="12920"/>
                                </a:cubicBezTo>
                                <a:cubicBezTo>
                                  <a:pt x="14043" y="15878"/>
                                  <a:pt x="12541" y="19953"/>
                                  <a:pt x="12525" y="25179"/>
                                </a:cubicBezTo>
                                <a:lnTo>
                                  <a:pt x="2003" y="24124"/>
                                </a:lnTo>
                                <a:cubicBezTo>
                                  <a:pt x="2709" y="16273"/>
                                  <a:pt x="5424" y="10295"/>
                                  <a:pt x="10120" y="6175"/>
                                </a:cubicBezTo>
                                <a:cubicBezTo>
                                  <a:pt x="14816" y="2071"/>
                                  <a:pt x="21144" y="0"/>
                                  <a:pt x="29080" y="0"/>
                                </a:cubicBez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576" name="Shape 3576"/>
                        <wps:cNvSpPr/>
                        <wps:spPr>
                          <a:xfrm>
                            <a:off x="4907214" y="1666113"/>
                            <a:ext cx="23105" cy="42172"/>
                          </a:xfrm>
                          <a:custGeom>
                            <a:avLst/>
                            <a:gdLst/>
                            <a:ahLst/>
                            <a:cxnLst/>
                            <a:rect l="0" t="0" r="0" b="0"/>
                            <a:pathLst>
                              <a:path w="23105" h="42172">
                                <a:moveTo>
                                  <a:pt x="23105" y="0"/>
                                </a:moveTo>
                                <a:lnTo>
                                  <a:pt x="23105" y="14018"/>
                                </a:lnTo>
                                <a:lnTo>
                                  <a:pt x="10052" y="32803"/>
                                </a:lnTo>
                                <a:lnTo>
                                  <a:pt x="23105" y="32803"/>
                                </a:lnTo>
                                <a:lnTo>
                                  <a:pt x="23105" y="42172"/>
                                </a:lnTo>
                                <a:lnTo>
                                  <a:pt x="0" y="42172"/>
                                </a:lnTo>
                                <a:lnTo>
                                  <a:pt x="0" y="32803"/>
                                </a:lnTo>
                                <a:lnTo>
                                  <a:pt x="23105"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577" name="Shape 3577"/>
                        <wps:cNvSpPr/>
                        <wps:spPr>
                          <a:xfrm>
                            <a:off x="4930319" y="1644921"/>
                            <a:ext cx="34530" cy="83317"/>
                          </a:xfrm>
                          <a:custGeom>
                            <a:avLst/>
                            <a:gdLst/>
                            <a:ahLst/>
                            <a:cxnLst/>
                            <a:rect l="0" t="0" r="0" b="0"/>
                            <a:pathLst>
                              <a:path w="34530" h="83317">
                                <a:moveTo>
                                  <a:pt x="14927" y="0"/>
                                </a:moveTo>
                                <a:lnTo>
                                  <a:pt x="23264" y="0"/>
                                </a:lnTo>
                                <a:lnTo>
                                  <a:pt x="23264" y="53994"/>
                                </a:lnTo>
                                <a:lnTo>
                                  <a:pt x="34530" y="53994"/>
                                </a:lnTo>
                                <a:lnTo>
                                  <a:pt x="34530" y="63364"/>
                                </a:lnTo>
                                <a:lnTo>
                                  <a:pt x="23264" y="63364"/>
                                </a:lnTo>
                                <a:lnTo>
                                  <a:pt x="23264" y="83317"/>
                                </a:lnTo>
                                <a:lnTo>
                                  <a:pt x="13053" y="83317"/>
                                </a:lnTo>
                                <a:lnTo>
                                  <a:pt x="13053" y="63364"/>
                                </a:lnTo>
                                <a:lnTo>
                                  <a:pt x="0" y="63364"/>
                                </a:lnTo>
                                <a:lnTo>
                                  <a:pt x="0" y="53994"/>
                                </a:lnTo>
                                <a:lnTo>
                                  <a:pt x="13053" y="53994"/>
                                </a:lnTo>
                                <a:lnTo>
                                  <a:pt x="13053" y="16425"/>
                                </a:lnTo>
                                <a:lnTo>
                                  <a:pt x="0" y="35210"/>
                                </a:lnTo>
                                <a:lnTo>
                                  <a:pt x="0" y="21192"/>
                                </a:lnTo>
                                <a:lnTo>
                                  <a:pt x="14927"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578" name="Shape 3578"/>
                        <wps:cNvSpPr/>
                        <wps:spPr>
                          <a:xfrm>
                            <a:off x="4977746" y="1643511"/>
                            <a:ext cx="15787" cy="31530"/>
                          </a:xfrm>
                          <a:custGeom>
                            <a:avLst/>
                            <a:gdLst/>
                            <a:ahLst/>
                            <a:cxnLst/>
                            <a:rect l="0" t="0" r="0" b="0"/>
                            <a:pathLst>
                              <a:path w="15787" h="31530">
                                <a:moveTo>
                                  <a:pt x="15765" y="0"/>
                                </a:moveTo>
                                <a:lnTo>
                                  <a:pt x="15787" y="9"/>
                                </a:lnTo>
                                <a:lnTo>
                                  <a:pt x="15787" y="6139"/>
                                </a:lnTo>
                                <a:lnTo>
                                  <a:pt x="9019" y="8952"/>
                                </a:lnTo>
                                <a:cubicBezTo>
                                  <a:pt x="7146" y="10803"/>
                                  <a:pt x="6220" y="13072"/>
                                  <a:pt x="6220" y="15720"/>
                                </a:cubicBezTo>
                                <a:cubicBezTo>
                                  <a:pt x="6220" y="18389"/>
                                  <a:pt x="7146" y="20658"/>
                                  <a:pt x="9019" y="22533"/>
                                </a:cubicBezTo>
                                <a:lnTo>
                                  <a:pt x="15787" y="25323"/>
                                </a:lnTo>
                                <a:lnTo>
                                  <a:pt x="15787" y="31520"/>
                                </a:lnTo>
                                <a:lnTo>
                                  <a:pt x="15765" y="31530"/>
                                </a:lnTo>
                                <a:cubicBezTo>
                                  <a:pt x="11418" y="31530"/>
                                  <a:pt x="7715" y="30006"/>
                                  <a:pt x="4628" y="26941"/>
                                </a:cubicBezTo>
                                <a:cubicBezTo>
                                  <a:pt x="1541" y="23853"/>
                                  <a:pt x="0" y="20128"/>
                                  <a:pt x="0" y="15720"/>
                                </a:cubicBezTo>
                                <a:cubicBezTo>
                                  <a:pt x="0" y="11374"/>
                                  <a:pt x="1541" y="7671"/>
                                  <a:pt x="4628" y="4583"/>
                                </a:cubicBezTo>
                                <a:cubicBezTo>
                                  <a:pt x="7715" y="1518"/>
                                  <a:pt x="11418" y="0"/>
                                  <a:pt x="15765" y="0"/>
                                </a:cubicBez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579" name="Shape 3579"/>
                        <wps:cNvSpPr/>
                        <wps:spPr>
                          <a:xfrm>
                            <a:off x="4993533" y="1643520"/>
                            <a:ext cx="15765" cy="31511"/>
                          </a:xfrm>
                          <a:custGeom>
                            <a:avLst/>
                            <a:gdLst/>
                            <a:ahLst/>
                            <a:cxnLst/>
                            <a:rect l="0" t="0" r="0" b="0"/>
                            <a:pathLst>
                              <a:path w="15765" h="31511">
                                <a:moveTo>
                                  <a:pt x="0" y="0"/>
                                </a:moveTo>
                                <a:lnTo>
                                  <a:pt x="11153" y="4574"/>
                                </a:lnTo>
                                <a:cubicBezTo>
                                  <a:pt x="14218" y="7661"/>
                                  <a:pt x="15765" y="11364"/>
                                  <a:pt x="15765" y="15710"/>
                                </a:cubicBezTo>
                                <a:cubicBezTo>
                                  <a:pt x="15765" y="20073"/>
                                  <a:pt x="14218" y="23805"/>
                                  <a:pt x="11137" y="26909"/>
                                </a:cubicBezTo>
                                <a:lnTo>
                                  <a:pt x="0" y="31511"/>
                                </a:lnTo>
                                <a:lnTo>
                                  <a:pt x="0" y="25313"/>
                                </a:lnTo>
                                <a:lnTo>
                                  <a:pt x="22" y="25323"/>
                                </a:lnTo>
                                <a:cubicBezTo>
                                  <a:pt x="2648" y="25323"/>
                                  <a:pt x="4871" y="24397"/>
                                  <a:pt x="6768" y="22523"/>
                                </a:cubicBezTo>
                                <a:cubicBezTo>
                                  <a:pt x="8641" y="20649"/>
                                  <a:pt x="9567" y="18380"/>
                                  <a:pt x="9567" y="15710"/>
                                </a:cubicBezTo>
                                <a:cubicBezTo>
                                  <a:pt x="9567" y="13063"/>
                                  <a:pt x="8641" y="10794"/>
                                  <a:pt x="6768" y="8943"/>
                                </a:cubicBezTo>
                                <a:cubicBezTo>
                                  <a:pt x="4871" y="7046"/>
                                  <a:pt x="2648" y="6120"/>
                                  <a:pt x="22" y="6120"/>
                                </a:cubicBezTo>
                                <a:lnTo>
                                  <a:pt x="0" y="6130"/>
                                </a:lnTo>
                                <a:lnTo>
                                  <a:pt x="0"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580" name="Shape 3580"/>
                        <wps:cNvSpPr/>
                        <wps:spPr>
                          <a:xfrm>
                            <a:off x="4515019" y="1849751"/>
                            <a:ext cx="232831" cy="0"/>
                          </a:xfrm>
                          <a:custGeom>
                            <a:avLst/>
                            <a:gdLst/>
                            <a:ahLst/>
                            <a:cxnLst/>
                            <a:rect l="0" t="0" r="0" b="0"/>
                            <a:pathLst>
                              <a:path w="232831">
                                <a:moveTo>
                                  <a:pt x="0" y="0"/>
                                </a:moveTo>
                                <a:lnTo>
                                  <a:pt x="232831" y="0"/>
                                </a:lnTo>
                              </a:path>
                            </a:pathLst>
                          </a:custGeom>
                          <a:ln w="15875" cap="flat">
                            <a:custDash>
                              <a:ds d="124999" sp="124999"/>
                            </a:custDash>
                            <a:round/>
                          </a:ln>
                        </wps:spPr>
                        <wps:style>
                          <a:lnRef idx="1">
                            <a:srgbClr val="333333"/>
                          </a:lnRef>
                          <a:fillRef idx="0">
                            <a:srgbClr val="000000">
                              <a:alpha val="0"/>
                            </a:srgbClr>
                          </a:fillRef>
                          <a:effectRef idx="0">
                            <a:scrgbClr r="0" g="0" b="0"/>
                          </a:effectRef>
                          <a:fontRef idx="none"/>
                        </wps:style>
                        <wps:bodyPr/>
                      </wps:wsp>
                      <wps:wsp>
                        <wps:cNvPr id="3581" name="Shape 3581"/>
                        <wps:cNvSpPr/>
                        <wps:spPr>
                          <a:xfrm>
                            <a:off x="4599685" y="1818001"/>
                            <a:ext cx="63499" cy="63499"/>
                          </a:xfrm>
                          <a:custGeom>
                            <a:avLst/>
                            <a:gdLst/>
                            <a:ahLst/>
                            <a:cxnLst/>
                            <a:rect l="0" t="0" r="0" b="0"/>
                            <a:pathLst>
                              <a:path w="63499" h="63499">
                                <a:moveTo>
                                  <a:pt x="15872" y="0"/>
                                </a:moveTo>
                                <a:lnTo>
                                  <a:pt x="31750" y="15872"/>
                                </a:lnTo>
                                <a:lnTo>
                                  <a:pt x="47622" y="0"/>
                                </a:lnTo>
                                <a:lnTo>
                                  <a:pt x="63499" y="15872"/>
                                </a:lnTo>
                                <a:lnTo>
                                  <a:pt x="47622" y="31750"/>
                                </a:lnTo>
                                <a:lnTo>
                                  <a:pt x="63499" y="47622"/>
                                </a:lnTo>
                                <a:lnTo>
                                  <a:pt x="47622" y="63499"/>
                                </a:lnTo>
                                <a:lnTo>
                                  <a:pt x="31750" y="47622"/>
                                </a:lnTo>
                                <a:lnTo>
                                  <a:pt x="15872" y="63499"/>
                                </a:lnTo>
                                <a:lnTo>
                                  <a:pt x="0" y="47622"/>
                                </a:lnTo>
                                <a:lnTo>
                                  <a:pt x="15872" y="31750"/>
                                </a:lnTo>
                                <a:lnTo>
                                  <a:pt x="0" y="15872"/>
                                </a:lnTo>
                                <a:lnTo>
                                  <a:pt x="15872" y="0"/>
                                </a:lnTo>
                                <a:close/>
                              </a:path>
                            </a:pathLst>
                          </a:custGeom>
                          <a:ln w="7055" cap="flat">
                            <a:miter lim="100000"/>
                          </a:ln>
                        </wps:spPr>
                        <wps:style>
                          <a:lnRef idx="1">
                            <a:srgbClr val="333333"/>
                          </a:lnRef>
                          <a:fillRef idx="1">
                            <a:srgbClr val="333333"/>
                          </a:fillRef>
                          <a:effectRef idx="0">
                            <a:scrgbClr r="0" g="0" b="0"/>
                          </a:effectRef>
                          <a:fontRef idx="none"/>
                        </wps:style>
                        <wps:bodyPr/>
                      </wps:wsp>
                      <wps:wsp>
                        <wps:cNvPr id="3582" name="Shape 3582"/>
                        <wps:cNvSpPr/>
                        <wps:spPr>
                          <a:xfrm>
                            <a:off x="4853660" y="1806820"/>
                            <a:ext cx="30688" cy="83678"/>
                          </a:xfrm>
                          <a:custGeom>
                            <a:avLst/>
                            <a:gdLst/>
                            <a:ahLst/>
                            <a:cxnLst/>
                            <a:rect l="0" t="0" r="0" b="0"/>
                            <a:pathLst>
                              <a:path w="30688" h="83678">
                                <a:moveTo>
                                  <a:pt x="24118" y="0"/>
                                </a:moveTo>
                                <a:lnTo>
                                  <a:pt x="30688" y="0"/>
                                </a:lnTo>
                                <a:lnTo>
                                  <a:pt x="30688" y="83678"/>
                                </a:lnTo>
                                <a:lnTo>
                                  <a:pt x="20483" y="83678"/>
                                </a:lnTo>
                                <a:lnTo>
                                  <a:pt x="20483" y="18480"/>
                                </a:lnTo>
                                <a:cubicBezTo>
                                  <a:pt x="18011" y="20839"/>
                                  <a:pt x="14771" y="23176"/>
                                  <a:pt x="10780" y="25535"/>
                                </a:cubicBezTo>
                                <a:cubicBezTo>
                                  <a:pt x="6767" y="27872"/>
                                  <a:pt x="3194" y="29633"/>
                                  <a:pt x="0" y="30824"/>
                                </a:cubicBezTo>
                                <a:lnTo>
                                  <a:pt x="0" y="20924"/>
                                </a:lnTo>
                                <a:cubicBezTo>
                                  <a:pt x="5729" y="18237"/>
                                  <a:pt x="10735" y="14974"/>
                                  <a:pt x="15014" y="11159"/>
                                </a:cubicBezTo>
                                <a:cubicBezTo>
                                  <a:pt x="19292" y="7321"/>
                                  <a:pt x="22335" y="3618"/>
                                  <a:pt x="24118"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83" name="Shape 3583"/>
                        <wps:cNvSpPr/>
                        <wps:spPr>
                          <a:xfrm>
                            <a:off x="4909195" y="1806820"/>
                            <a:ext cx="55146" cy="83678"/>
                          </a:xfrm>
                          <a:custGeom>
                            <a:avLst/>
                            <a:gdLst/>
                            <a:ahLst/>
                            <a:cxnLst/>
                            <a:rect l="0" t="0" r="0" b="0"/>
                            <a:pathLst>
                              <a:path w="55146" h="83678">
                                <a:moveTo>
                                  <a:pt x="29063" y="0"/>
                                </a:moveTo>
                                <a:cubicBezTo>
                                  <a:pt x="37044" y="0"/>
                                  <a:pt x="43371" y="2230"/>
                                  <a:pt x="48022" y="6660"/>
                                </a:cubicBezTo>
                                <a:cubicBezTo>
                                  <a:pt x="52696" y="11091"/>
                                  <a:pt x="55033" y="16583"/>
                                  <a:pt x="55033" y="23153"/>
                                </a:cubicBezTo>
                                <a:cubicBezTo>
                                  <a:pt x="55033" y="26483"/>
                                  <a:pt x="54349" y="29769"/>
                                  <a:pt x="52984" y="32986"/>
                                </a:cubicBezTo>
                                <a:cubicBezTo>
                                  <a:pt x="51618" y="36203"/>
                                  <a:pt x="49371" y="39578"/>
                                  <a:pt x="46193" y="43151"/>
                                </a:cubicBezTo>
                                <a:cubicBezTo>
                                  <a:pt x="43038" y="46724"/>
                                  <a:pt x="37772" y="51595"/>
                                  <a:pt x="30429" y="57816"/>
                                </a:cubicBezTo>
                                <a:cubicBezTo>
                                  <a:pt x="24276" y="62975"/>
                                  <a:pt x="20331" y="66480"/>
                                  <a:pt x="18587" y="68308"/>
                                </a:cubicBezTo>
                                <a:cubicBezTo>
                                  <a:pt x="16848" y="70137"/>
                                  <a:pt x="15415" y="71989"/>
                                  <a:pt x="14269" y="73840"/>
                                </a:cubicBezTo>
                                <a:lnTo>
                                  <a:pt x="55146" y="73840"/>
                                </a:lnTo>
                                <a:lnTo>
                                  <a:pt x="55146" y="83678"/>
                                </a:lnTo>
                                <a:lnTo>
                                  <a:pt x="67" y="83678"/>
                                </a:lnTo>
                                <a:cubicBezTo>
                                  <a:pt x="0" y="81229"/>
                                  <a:pt x="401" y="78847"/>
                                  <a:pt x="1258" y="76578"/>
                                </a:cubicBezTo>
                                <a:cubicBezTo>
                                  <a:pt x="2647" y="72829"/>
                                  <a:pt x="4899" y="69121"/>
                                  <a:pt x="7987" y="65486"/>
                                </a:cubicBezTo>
                                <a:cubicBezTo>
                                  <a:pt x="11069" y="61846"/>
                                  <a:pt x="15544" y="57635"/>
                                  <a:pt x="21392" y="52877"/>
                                </a:cubicBezTo>
                                <a:cubicBezTo>
                                  <a:pt x="30452" y="45443"/>
                                  <a:pt x="36559" y="39556"/>
                                  <a:pt x="39736" y="35215"/>
                                </a:cubicBezTo>
                                <a:cubicBezTo>
                                  <a:pt x="42931" y="30892"/>
                                  <a:pt x="44517" y="26771"/>
                                  <a:pt x="44517" y="22911"/>
                                </a:cubicBezTo>
                                <a:cubicBezTo>
                                  <a:pt x="44517" y="18852"/>
                                  <a:pt x="43061" y="15437"/>
                                  <a:pt x="40154" y="12660"/>
                                </a:cubicBezTo>
                                <a:cubicBezTo>
                                  <a:pt x="37264" y="9878"/>
                                  <a:pt x="33471" y="8489"/>
                                  <a:pt x="28820" y="8489"/>
                                </a:cubicBezTo>
                                <a:cubicBezTo>
                                  <a:pt x="23904" y="8489"/>
                                  <a:pt x="19958" y="9968"/>
                                  <a:pt x="17001" y="12920"/>
                                </a:cubicBezTo>
                                <a:cubicBezTo>
                                  <a:pt x="14049" y="15878"/>
                                  <a:pt x="12547" y="19959"/>
                                  <a:pt x="12502" y="25180"/>
                                </a:cubicBezTo>
                                <a:lnTo>
                                  <a:pt x="1987" y="24102"/>
                                </a:lnTo>
                                <a:cubicBezTo>
                                  <a:pt x="2715" y="16273"/>
                                  <a:pt x="5402" y="10278"/>
                                  <a:pt x="10103" y="6175"/>
                                </a:cubicBezTo>
                                <a:cubicBezTo>
                                  <a:pt x="14817" y="2055"/>
                                  <a:pt x="21127" y="0"/>
                                  <a:pt x="29063"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84" name="Shape 3584"/>
                        <wps:cNvSpPr/>
                        <wps:spPr>
                          <a:xfrm>
                            <a:off x="4975319" y="1806820"/>
                            <a:ext cx="27166" cy="85106"/>
                          </a:xfrm>
                          <a:custGeom>
                            <a:avLst/>
                            <a:gdLst/>
                            <a:ahLst/>
                            <a:cxnLst/>
                            <a:rect l="0" t="0" r="0" b="0"/>
                            <a:pathLst>
                              <a:path w="27166" h="85106">
                                <a:moveTo>
                                  <a:pt x="27166" y="0"/>
                                </a:moveTo>
                                <a:lnTo>
                                  <a:pt x="27166" y="8553"/>
                                </a:lnTo>
                                <a:lnTo>
                                  <a:pt x="27053" y="8489"/>
                                </a:lnTo>
                                <a:cubicBezTo>
                                  <a:pt x="22357" y="8489"/>
                                  <a:pt x="18609" y="10476"/>
                                  <a:pt x="15787" y="14444"/>
                                </a:cubicBezTo>
                                <a:cubicBezTo>
                                  <a:pt x="12259" y="19512"/>
                                  <a:pt x="10521" y="28905"/>
                                  <a:pt x="10521" y="42598"/>
                                </a:cubicBezTo>
                                <a:cubicBezTo>
                                  <a:pt x="10521" y="56269"/>
                                  <a:pt x="12107" y="65373"/>
                                  <a:pt x="15302" y="69917"/>
                                </a:cubicBezTo>
                                <a:lnTo>
                                  <a:pt x="27166" y="76684"/>
                                </a:lnTo>
                                <a:lnTo>
                                  <a:pt x="27166" y="85106"/>
                                </a:lnTo>
                                <a:lnTo>
                                  <a:pt x="8246" y="76464"/>
                                </a:lnTo>
                                <a:cubicBezTo>
                                  <a:pt x="2738" y="69522"/>
                                  <a:pt x="0" y="58233"/>
                                  <a:pt x="0" y="42598"/>
                                </a:cubicBezTo>
                                <a:cubicBezTo>
                                  <a:pt x="0" y="32720"/>
                                  <a:pt x="1016" y="24807"/>
                                  <a:pt x="3042" y="18785"/>
                                </a:cubicBezTo>
                                <a:cubicBezTo>
                                  <a:pt x="5052" y="12790"/>
                                  <a:pt x="8072" y="8162"/>
                                  <a:pt x="12062" y="4899"/>
                                </a:cubicBezTo>
                                <a:lnTo>
                                  <a:pt x="27166"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85" name="Shape 3585"/>
                        <wps:cNvSpPr/>
                        <wps:spPr>
                          <a:xfrm>
                            <a:off x="5002485" y="1806820"/>
                            <a:ext cx="27161" cy="85106"/>
                          </a:xfrm>
                          <a:custGeom>
                            <a:avLst/>
                            <a:gdLst/>
                            <a:ahLst/>
                            <a:cxnLst/>
                            <a:rect l="0" t="0" r="0" b="0"/>
                            <a:pathLst>
                              <a:path w="27161" h="85106">
                                <a:moveTo>
                                  <a:pt x="0" y="0"/>
                                </a:moveTo>
                                <a:cubicBezTo>
                                  <a:pt x="4454" y="0"/>
                                  <a:pt x="8376" y="909"/>
                                  <a:pt x="11752" y="2715"/>
                                </a:cubicBezTo>
                                <a:cubicBezTo>
                                  <a:pt x="15122" y="4521"/>
                                  <a:pt x="17904" y="7101"/>
                                  <a:pt x="20105" y="10499"/>
                                </a:cubicBezTo>
                                <a:cubicBezTo>
                                  <a:pt x="22313" y="13891"/>
                                  <a:pt x="24034" y="18017"/>
                                  <a:pt x="25287" y="22888"/>
                                </a:cubicBezTo>
                                <a:cubicBezTo>
                                  <a:pt x="26546" y="27759"/>
                                  <a:pt x="27161" y="34307"/>
                                  <a:pt x="27161" y="42598"/>
                                </a:cubicBezTo>
                                <a:cubicBezTo>
                                  <a:pt x="27161" y="52369"/>
                                  <a:pt x="26151" y="60260"/>
                                  <a:pt x="24141" y="66260"/>
                                </a:cubicBezTo>
                                <a:cubicBezTo>
                                  <a:pt x="22138" y="72254"/>
                                  <a:pt x="19134" y="76905"/>
                                  <a:pt x="15144" y="80190"/>
                                </a:cubicBezTo>
                                <a:cubicBezTo>
                                  <a:pt x="11154" y="83458"/>
                                  <a:pt x="6107" y="85106"/>
                                  <a:pt x="0" y="85106"/>
                                </a:cubicBezTo>
                                <a:lnTo>
                                  <a:pt x="0" y="85106"/>
                                </a:lnTo>
                                <a:lnTo>
                                  <a:pt x="0" y="76684"/>
                                </a:lnTo>
                                <a:lnTo>
                                  <a:pt x="0" y="76685"/>
                                </a:lnTo>
                                <a:cubicBezTo>
                                  <a:pt x="4696" y="76685"/>
                                  <a:pt x="8642" y="74416"/>
                                  <a:pt x="11836" y="69872"/>
                                </a:cubicBezTo>
                                <a:cubicBezTo>
                                  <a:pt x="15060" y="65334"/>
                                  <a:pt x="16645" y="56224"/>
                                  <a:pt x="16645" y="42598"/>
                                </a:cubicBezTo>
                                <a:cubicBezTo>
                                  <a:pt x="16645" y="28865"/>
                                  <a:pt x="15060" y="19755"/>
                                  <a:pt x="11836" y="15257"/>
                                </a:cubicBezTo>
                                <a:lnTo>
                                  <a:pt x="0" y="8553"/>
                                </a:lnTo>
                                <a:lnTo>
                                  <a:pt x="0" y="0"/>
                                </a:lnTo>
                                <a:lnTo>
                                  <a:pt x="0"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86" name="Shape 3586"/>
                        <wps:cNvSpPr/>
                        <wps:spPr>
                          <a:xfrm>
                            <a:off x="5042504" y="1805764"/>
                            <a:ext cx="15773" cy="31530"/>
                          </a:xfrm>
                          <a:custGeom>
                            <a:avLst/>
                            <a:gdLst/>
                            <a:ahLst/>
                            <a:cxnLst/>
                            <a:rect l="0" t="0" r="0" b="0"/>
                            <a:pathLst>
                              <a:path w="15773" h="31530">
                                <a:moveTo>
                                  <a:pt x="15742" y="0"/>
                                </a:moveTo>
                                <a:lnTo>
                                  <a:pt x="15773" y="13"/>
                                </a:lnTo>
                                <a:lnTo>
                                  <a:pt x="15773" y="6143"/>
                                </a:lnTo>
                                <a:lnTo>
                                  <a:pt x="8992" y="8929"/>
                                </a:lnTo>
                                <a:cubicBezTo>
                                  <a:pt x="7140" y="10804"/>
                                  <a:pt x="6192" y="13072"/>
                                  <a:pt x="6192" y="15720"/>
                                </a:cubicBezTo>
                                <a:cubicBezTo>
                                  <a:pt x="6192" y="18390"/>
                                  <a:pt x="7140" y="20636"/>
                                  <a:pt x="8992" y="22533"/>
                                </a:cubicBezTo>
                                <a:lnTo>
                                  <a:pt x="15773" y="25319"/>
                                </a:lnTo>
                                <a:lnTo>
                                  <a:pt x="15773" y="31517"/>
                                </a:lnTo>
                                <a:lnTo>
                                  <a:pt x="15742" y="31530"/>
                                </a:lnTo>
                                <a:cubicBezTo>
                                  <a:pt x="11419" y="31530"/>
                                  <a:pt x="7716" y="30006"/>
                                  <a:pt x="4606" y="26918"/>
                                </a:cubicBezTo>
                                <a:cubicBezTo>
                                  <a:pt x="1541" y="23853"/>
                                  <a:pt x="0" y="20128"/>
                                  <a:pt x="0" y="15720"/>
                                </a:cubicBezTo>
                                <a:cubicBezTo>
                                  <a:pt x="0" y="11374"/>
                                  <a:pt x="1541" y="7648"/>
                                  <a:pt x="4606" y="4583"/>
                                </a:cubicBezTo>
                                <a:cubicBezTo>
                                  <a:pt x="7716" y="1519"/>
                                  <a:pt x="11419" y="0"/>
                                  <a:pt x="15742"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87" name="Shape 3587"/>
                        <wps:cNvSpPr/>
                        <wps:spPr>
                          <a:xfrm>
                            <a:off x="5058277" y="1805777"/>
                            <a:ext cx="15756" cy="31504"/>
                          </a:xfrm>
                          <a:custGeom>
                            <a:avLst/>
                            <a:gdLst/>
                            <a:ahLst/>
                            <a:cxnLst/>
                            <a:rect l="0" t="0" r="0" b="0"/>
                            <a:pathLst>
                              <a:path w="15756" h="31504">
                                <a:moveTo>
                                  <a:pt x="0" y="0"/>
                                </a:moveTo>
                                <a:lnTo>
                                  <a:pt x="11168" y="4571"/>
                                </a:lnTo>
                                <a:cubicBezTo>
                                  <a:pt x="14232" y="7636"/>
                                  <a:pt x="15756" y="11361"/>
                                  <a:pt x="15756" y="15707"/>
                                </a:cubicBezTo>
                                <a:cubicBezTo>
                                  <a:pt x="15756" y="20070"/>
                                  <a:pt x="14210" y="23801"/>
                                  <a:pt x="11123" y="26906"/>
                                </a:cubicBezTo>
                                <a:lnTo>
                                  <a:pt x="0" y="31504"/>
                                </a:lnTo>
                                <a:lnTo>
                                  <a:pt x="0" y="25307"/>
                                </a:lnTo>
                                <a:lnTo>
                                  <a:pt x="31" y="25320"/>
                                </a:lnTo>
                                <a:cubicBezTo>
                                  <a:pt x="2633" y="25320"/>
                                  <a:pt x="4886" y="24371"/>
                                  <a:pt x="6759" y="22520"/>
                                </a:cubicBezTo>
                                <a:cubicBezTo>
                                  <a:pt x="8634" y="20623"/>
                                  <a:pt x="9582" y="18377"/>
                                  <a:pt x="9582" y="15707"/>
                                </a:cubicBezTo>
                                <a:cubicBezTo>
                                  <a:pt x="9582" y="13060"/>
                                  <a:pt x="8634" y="10791"/>
                                  <a:pt x="6759" y="8917"/>
                                </a:cubicBezTo>
                                <a:cubicBezTo>
                                  <a:pt x="4886" y="7043"/>
                                  <a:pt x="2633" y="6117"/>
                                  <a:pt x="31" y="6117"/>
                                </a:cubicBezTo>
                                <a:lnTo>
                                  <a:pt x="0" y="6130"/>
                                </a:lnTo>
                                <a:lnTo>
                                  <a:pt x="0"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88" name="Shape 3588"/>
                        <wps:cNvSpPr/>
                        <wps:spPr>
                          <a:xfrm>
                            <a:off x="5012318" y="0"/>
                            <a:ext cx="820666" cy="233537"/>
                          </a:xfrm>
                          <a:custGeom>
                            <a:avLst/>
                            <a:gdLst/>
                            <a:ahLst/>
                            <a:cxnLst/>
                            <a:rect l="0" t="0" r="0" b="0"/>
                            <a:pathLst>
                              <a:path w="820666" h="233537">
                                <a:moveTo>
                                  <a:pt x="0" y="0"/>
                                </a:moveTo>
                                <a:lnTo>
                                  <a:pt x="820666" y="0"/>
                                </a:lnTo>
                                <a:lnTo>
                                  <a:pt x="820666" y="233537"/>
                                </a:lnTo>
                                <a:lnTo>
                                  <a:pt x="0" y="233537"/>
                                </a:lnTo>
                                <a:lnTo>
                                  <a:pt x="0" y="0"/>
                                </a:lnTo>
                                <a:close/>
                              </a:path>
                            </a:pathLst>
                          </a:custGeom>
                          <a:ln w="10583" cap="flat">
                            <a:miter lim="100000"/>
                          </a:ln>
                        </wps:spPr>
                        <wps:style>
                          <a:lnRef idx="1">
                            <a:srgbClr val="1A1A1A"/>
                          </a:lnRef>
                          <a:fillRef idx="0">
                            <a:srgbClr val="FFFFFF"/>
                          </a:fillRef>
                          <a:effectRef idx="0">
                            <a:scrgbClr r="0" g="0" b="0"/>
                          </a:effectRef>
                          <a:fontRef idx="none"/>
                        </wps:style>
                        <wps:bodyPr/>
                      </wps:wsp>
                      <wps:wsp>
                        <wps:cNvPr id="3589" name="Shape 3589"/>
                        <wps:cNvSpPr/>
                        <wps:spPr>
                          <a:xfrm>
                            <a:off x="5062124" y="54943"/>
                            <a:ext cx="49024" cy="82244"/>
                          </a:xfrm>
                          <a:custGeom>
                            <a:avLst/>
                            <a:gdLst/>
                            <a:ahLst/>
                            <a:cxnLst/>
                            <a:rect l="0" t="0" r="0" b="0"/>
                            <a:pathLst>
                              <a:path w="49024" h="82244">
                                <a:moveTo>
                                  <a:pt x="17441" y="0"/>
                                </a:moveTo>
                                <a:lnTo>
                                  <a:pt x="49024" y="0"/>
                                </a:lnTo>
                                <a:lnTo>
                                  <a:pt x="49024" y="3998"/>
                                </a:lnTo>
                                <a:lnTo>
                                  <a:pt x="48333" y="3815"/>
                                </a:lnTo>
                                <a:cubicBezTo>
                                  <a:pt x="43259" y="3815"/>
                                  <a:pt x="41362" y="4696"/>
                                  <a:pt x="40594" y="7456"/>
                                </a:cubicBezTo>
                                <a:lnTo>
                                  <a:pt x="25293" y="61845"/>
                                </a:lnTo>
                                <a:cubicBezTo>
                                  <a:pt x="23153" y="69386"/>
                                  <a:pt x="22509" y="72169"/>
                                  <a:pt x="22509" y="73800"/>
                                </a:cubicBezTo>
                                <a:cubicBezTo>
                                  <a:pt x="22509" y="77063"/>
                                  <a:pt x="24914" y="78451"/>
                                  <a:pt x="30739" y="78451"/>
                                </a:cubicBezTo>
                                <a:cubicBezTo>
                                  <a:pt x="37321" y="78451"/>
                                  <a:pt x="43174" y="77509"/>
                                  <a:pt x="48316" y="75621"/>
                                </a:cubicBezTo>
                                <a:lnTo>
                                  <a:pt x="49024" y="75168"/>
                                </a:lnTo>
                                <a:lnTo>
                                  <a:pt x="49024" y="79942"/>
                                </a:lnTo>
                                <a:lnTo>
                                  <a:pt x="31992" y="82244"/>
                                </a:lnTo>
                                <a:lnTo>
                                  <a:pt x="0" y="82244"/>
                                </a:lnTo>
                                <a:lnTo>
                                  <a:pt x="0" y="80235"/>
                                </a:lnTo>
                                <a:cubicBezTo>
                                  <a:pt x="7078" y="78959"/>
                                  <a:pt x="7958" y="78209"/>
                                  <a:pt x="10233" y="70910"/>
                                </a:cubicBezTo>
                                <a:lnTo>
                                  <a:pt x="25800" y="15257"/>
                                </a:lnTo>
                                <a:cubicBezTo>
                                  <a:pt x="26681" y="12130"/>
                                  <a:pt x="27212" y="9110"/>
                                  <a:pt x="27212" y="7236"/>
                                </a:cubicBezTo>
                                <a:cubicBezTo>
                                  <a:pt x="27212" y="3815"/>
                                  <a:pt x="25293" y="2800"/>
                                  <a:pt x="17441" y="2054"/>
                                </a:cubicBezTo>
                                <a:lnTo>
                                  <a:pt x="17441"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0" name="Shape 3590"/>
                        <wps:cNvSpPr/>
                        <wps:spPr>
                          <a:xfrm>
                            <a:off x="5111148" y="54943"/>
                            <a:ext cx="40535" cy="79942"/>
                          </a:xfrm>
                          <a:custGeom>
                            <a:avLst/>
                            <a:gdLst/>
                            <a:ahLst/>
                            <a:cxnLst/>
                            <a:rect l="0" t="0" r="0" b="0"/>
                            <a:pathLst>
                              <a:path w="40535" h="79942">
                                <a:moveTo>
                                  <a:pt x="0" y="0"/>
                                </a:moveTo>
                                <a:lnTo>
                                  <a:pt x="3604" y="0"/>
                                </a:lnTo>
                                <a:cubicBezTo>
                                  <a:pt x="26119" y="0"/>
                                  <a:pt x="40535" y="13253"/>
                                  <a:pt x="40535" y="33911"/>
                                </a:cubicBezTo>
                                <a:cubicBezTo>
                                  <a:pt x="40535" y="48508"/>
                                  <a:pt x="33327" y="62331"/>
                                  <a:pt x="21045" y="71306"/>
                                </a:cubicBezTo>
                                <a:cubicBezTo>
                                  <a:pt x="16185" y="74822"/>
                                  <a:pt x="10370" y="77557"/>
                                  <a:pt x="3918" y="79412"/>
                                </a:cubicBezTo>
                                <a:lnTo>
                                  <a:pt x="0" y="79942"/>
                                </a:lnTo>
                                <a:lnTo>
                                  <a:pt x="0" y="75168"/>
                                </a:lnTo>
                                <a:lnTo>
                                  <a:pt x="12601" y="67117"/>
                                </a:lnTo>
                                <a:cubicBezTo>
                                  <a:pt x="21203" y="58561"/>
                                  <a:pt x="26515" y="44472"/>
                                  <a:pt x="26515" y="30892"/>
                                </a:cubicBezTo>
                                <a:cubicBezTo>
                                  <a:pt x="26515" y="20946"/>
                                  <a:pt x="23100" y="13010"/>
                                  <a:pt x="16880" y="8467"/>
                                </a:cubicBezTo>
                                <a:lnTo>
                                  <a:pt x="0" y="3998"/>
                                </a:lnTo>
                                <a:lnTo>
                                  <a:pt x="0"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1" name="Shape 3591"/>
                        <wps:cNvSpPr/>
                        <wps:spPr>
                          <a:xfrm>
                            <a:off x="5154483" y="114982"/>
                            <a:ext cx="30243" cy="60304"/>
                          </a:xfrm>
                          <a:custGeom>
                            <a:avLst/>
                            <a:gdLst/>
                            <a:ahLst/>
                            <a:cxnLst/>
                            <a:rect l="0" t="0" r="0" b="0"/>
                            <a:pathLst>
                              <a:path w="30243" h="60304">
                                <a:moveTo>
                                  <a:pt x="26484" y="0"/>
                                </a:moveTo>
                                <a:lnTo>
                                  <a:pt x="26681" y="0"/>
                                </a:lnTo>
                                <a:cubicBezTo>
                                  <a:pt x="26681" y="0"/>
                                  <a:pt x="26772" y="0"/>
                                  <a:pt x="26772" y="0"/>
                                </a:cubicBezTo>
                                <a:lnTo>
                                  <a:pt x="26947" y="90"/>
                                </a:lnTo>
                                <a:cubicBezTo>
                                  <a:pt x="27054" y="288"/>
                                  <a:pt x="27144" y="372"/>
                                  <a:pt x="27144" y="372"/>
                                </a:cubicBezTo>
                                <a:lnTo>
                                  <a:pt x="26879" y="1213"/>
                                </a:lnTo>
                                <a:lnTo>
                                  <a:pt x="24147" y="10538"/>
                                </a:lnTo>
                                <a:lnTo>
                                  <a:pt x="30243" y="4183"/>
                                </a:lnTo>
                                <a:lnTo>
                                  <a:pt x="30243" y="6571"/>
                                </a:lnTo>
                                <a:lnTo>
                                  <a:pt x="29570" y="6838"/>
                                </a:lnTo>
                                <a:cubicBezTo>
                                  <a:pt x="27313" y="8737"/>
                                  <a:pt x="25324" y="11466"/>
                                  <a:pt x="24057" y="14641"/>
                                </a:cubicBezTo>
                                <a:cubicBezTo>
                                  <a:pt x="21348" y="21522"/>
                                  <a:pt x="17972" y="33736"/>
                                  <a:pt x="17972" y="36909"/>
                                </a:cubicBezTo>
                                <a:cubicBezTo>
                                  <a:pt x="17972" y="38958"/>
                                  <a:pt x="19846" y="40352"/>
                                  <a:pt x="22471" y="40352"/>
                                </a:cubicBezTo>
                                <a:lnTo>
                                  <a:pt x="30243" y="35450"/>
                                </a:lnTo>
                                <a:lnTo>
                                  <a:pt x="30243" y="40184"/>
                                </a:lnTo>
                                <a:lnTo>
                                  <a:pt x="22843" y="42135"/>
                                </a:lnTo>
                                <a:cubicBezTo>
                                  <a:pt x="20687" y="42135"/>
                                  <a:pt x="19011" y="41763"/>
                                  <a:pt x="16651" y="40549"/>
                                </a:cubicBezTo>
                                <a:cubicBezTo>
                                  <a:pt x="14777" y="47469"/>
                                  <a:pt x="13186" y="54767"/>
                                  <a:pt x="13186" y="56094"/>
                                </a:cubicBezTo>
                                <a:cubicBezTo>
                                  <a:pt x="13186" y="58052"/>
                                  <a:pt x="14777" y="58894"/>
                                  <a:pt x="19186" y="58894"/>
                                </a:cubicBezTo>
                                <a:lnTo>
                                  <a:pt x="19186" y="60304"/>
                                </a:lnTo>
                                <a:lnTo>
                                  <a:pt x="0" y="60304"/>
                                </a:lnTo>
                                <a:lnTo>
                                  <a:pt x="0" y="58803"/>
                                </a:lnTo>
                                <a:cubicBezTo>
                                  <a:pt x="4013" y="58696"/>
                                  <a:pt x="5227" y="57590"/>
                                  <a:pt x="6266" y="53272"/>
                                </a:cubicBezTo>
                                <a:cubicBezTo>
                                  <a:pt x="6903" y="50557"/>
                                  <a:pt x="9172" y="41650"/>
                                  <a:pt x="11690" y="32348"/>
                                </a:cubicBezTo>
                                <a:cubicBezTo>
                                  <a:pt x="14975" y="20043"/>
                                  <a:pt x="18345" y="6813"/>
                                  <a:pt x="18345" y="5977"/>
                                </a:cubicBezTo>
                                <a:cubicBezTo>
                                  <a:pt x="18345" y="4566"/>
                                  <a:pt x="15923" y="2800"/>
                                  <a:pt x="14687" y="3353"/>
                                </a:cubicBezTo>
                                <a:cubicBezTo>
                                  <a:pt x="14596" y="3460"/>
                                  <a:pt x="14422" y="3460"/>
                                  <a:pt x="14422" y="3460"/>
                                </a:cubicBezTo>
                                <a:lnTo>
                                  <a:pt x="12260" y="3460"/>
                                </a:lnTo>
                                <a:lnTo>
                                  <a:pt x="12085" y="2049"/>
                                </a:lnTo>
                                <a:lnTo>
                                  <a:pt x="26484"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2" name="Shape 3592"/>
                        <wps:cNvSpPr/>
                        <wps:spPr>
                          <a:xfrm>
                            <a:off x="5184726" y="114982"/>
                            <a:ext cx="20692" cy="40184"/>
                          </a:xfrm>
                          <a:custGeom>
                            <a:avLst/>
                            <a:gdLst/>
                            <a:ahLst/>
                            <a:cxnLst/>
                            <a:rect l="0" t="0" r="0" b="0"/>
                            <a:pathLst>
                              <a:path w="20692" h="40184">
                                <a:moveTo>
                                  <a:pt x="9934" y="0"/>
                                </a:moveTo>
                                <a:cubicBezTo>
                                  <a:pt x="16566" y="0"/>
                                  <a:pt x="20692" y="4386"/>
                                  <a:pt x="20692" y="11644"/>
                                </a:cubicBezTo>
                                <a:cubicBezTo>
                                  <a:pt x="20692" y="22769"/>
                                  <a:pt x="12580" y="34358"/>
                                  <a:pt x="2757" y="39457"/>
                                </a:cubicBezTo>
                                <a:lnTo>
                                  <a:pt x="0" y="40184"/>
                                </a:lnTo>
                                <a:lnTo>
                                  <a:pt x="0" y="35450"/>
                                </a:lnTo>
                                <a:lnTo>
                                  <a:pt x="5520" y="31970"/>
                                </a:lnTo>
                                <a:cubicBezTo>
                                  <a:pt x="9533" y="26195"/>
                                  <a:pt x="12271" y="18169"/>
                                  <a:pt x="12271" y="12039"/>
                                </a:cubicBezTo>
                                <a:cubicBezTo>
                                  <a:pt x="12271" y="6615"/>
                                  <a:pt x="10482" y="4211"/>
                                  <a:pt x="6446" y="4013"/>
                                </a:cubicBezTo>
                                <a:lnTo>
                                  <a:pt x="0" y="6571"/>
                                </a:lnTo>
                                <a:lnTo>
                                  <a:pt x="0" y="4183"/>
                                </a:lnTo>
                                <a:lnTo>
                                  <a:pt x="1671" y="2441"/>
                                </a:lnTo>
                                <a:cubicBezTo>
                                  <a:pt x="4240" y="749"/>
                                  <a:pt x="6892" y="0"/>
                                  <a:pt x="9934"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3" name="Shape 3593"/>
                        <wps:cNvSpPr/>
                        <wps:spPr>
                          <a:xfrm>
                            <a:off x="5215911" y="42288"/>
                            <a:ext cx="49213" cy="126536"/>
                          </a:xfrm>
                          <a:custGeom>
                            <a:avLst/>
                            <a:gdLst/>
                            <a:ahLst/>
                            <a:cxnLst/>
                            <a:rect l="0" t="0" r="0" b="0"/>
                            <a:pathLst>
                              <a:path w="49213" h="126536">
                                <a:moveTo>
                                  <a:pt x="46702" y="0"/>
                                </a:moveTo>
                                <a:cubicBezTo>
                                  <a:pt x="48068" y="0"/>
                                  <a:pt x="49213" y="1146"/>
                                  <a:pt x="49213" y="2534"/>
                                </a:cubicBezTo>
                                <a:cubicBezTo>
                                  <a:pt x="49213" y="2670"/>
                                  <a:pt x="49213" y="3178"/>
                                  <a:pt x="48599" y="4809"/>
                                </a:cubicBezTo>
                                <a:lnTo>
                                  <a:pt x="5317" y="123516"/>
                                </a:lnTo>
                                <a:cubicBezTo>
                                  <a:pt x="4544" y="125655"/>
                                  <a:pt x="4171" y="126536"/>
                                  <a:pt x="2518" y="126536"/>
                                </a:cubicBezTo>
                                <a:cubicBezTo>
                                  <a:pt x="1146" y="126536"/>
                                  <a:pt x="0" y="125413"/>
                                  <a:pt x="0" y="124002"/>
                                </a:cubicBezTo>
                                <a:cubicBezTo>
                                  <a:pt x="0" y="123889"/>
                                  <a:pt x="0" y="123364"/>
                                  <a:pt x="621" y="121732"/>
                                </a:cubicBezTo>
                                <a:lnTo>
                                  <a:pt x="44540" y="1146"/>
                                </a:lnTo>
                                <a:cubicBezTo>
                                  <a:pt x="44912" y="395"/>
                                  <a:pt x="45799" y="0"/>
                                  <a:pt x="46702"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4" name="Shape 3594"/>
                        <wps:cNvSpPr/>
                        <wps:spPr>
                          <a:xfrm>
                            <a:off x="5271209" y="54943"/>
                            <a:ext cx="49025" cy="82244"/>
                          </a:xfrm>
                          <a:custGeom>
                            <a:avLst/>
                            <a:gdLst/>
                            <a:ahLst/>
                            <a:cxnLst/>
                            <a:rect l="0" t="0" r="0" b="0"/>
                            <a:pathLst>
                              <a:path w="49025" h="82244">
                                <a:moveTo>
                                  <a:pt x="17441" y="0"/>
                                </a:moveTo>
                                <a:lnTo>
                                  <a:pt x="49025" y="0"/>
                                </a:lnTo>
                                <a:lnTo>
                                  <a:pt x="49025" y="3998"/>
                                </a:lnTo>
                                <a:lnTo>
                                  <a:pt x="48333" y="3815"/>
                                </a:lnTo>
                                <a:cubicBezTo>
                                  <a:pt x="43259" y="3815"/>
                                  <a:pt x="41362" y="4696"/>
                                  <a:pt x="40594" y="7456"/>
                                </a:cubicBezTo>
                                <a:lnTo>
                                  <a:pt x="25293" y="61845"/>
                                </a:lnTo>
                                <a:cubicBezTo>
                                  <a:pt x="23154" y="69386"/>
                                  <a:pt x="22510" y="72169"/>
                                  <a:pt x="22510" y="73800"/>
                                </a:cubicBezTo>
                                <a:cubicBezTo>
                                  <a:pt x="22510" y="77063"/>
                                  <a:pt x="24914" y="78451"/>
                                  <a:pt x="30734" y="78451"/>
                                </a:cubicBezTo>
                                <a:cubicBezTo>
                                  <a:pt x="37318" y="78451"/>
                                  <a:pt x="43167" y="77509"/>
                                  <a:pt x="48304" y="75621"/>
                                </a:cubicBezTo>
                                <a:lnTo>
                                  <a:pt x="49025" y="75160"/>
                                </a:lnTo>
                                <a:lnTo>
                                  <a:pt x="49025" y="79942"/>
                                </a:lnTo>
                                <a:lnTo>
                                  <a:pt x="31993" y="82244"/>
                                </a:lnTo>
                                <a:lnTo>
                                  <a:pt x="0" y="82244"/>
                                </a:lnTo>
                                <a:lnTo>
                                  <a:pt x="0" y="80235"/>
                                </a:lnTo>
                                <a:cubicBezTo>
                                  <a:pt x="7078" y="78959"/>
                                  <a:pt x="7959" y="78209"/>
                                  <a:pt x="10233" y="70910"/>
                                </a:cubicBezTo>
                                <a:lnTo>
                                  <a:pt x="25795" y="15257"/>
                                </a:lnTo>
                                <a:cubicBezTo>
                                  <a:pt x="26681" y="12130"/>
                                  <a:pt x="27189" y="9110"/>
                                  <a:pt x="27189" y="7236"/>
                                </a:cubicBezTo>
                                <a:cubicBezTo>
                                  <a:pt x="27189" y="3815"/>
                                  <a:pt x="25293" y="2800"/>
                                  <a:pt x="17441" y="2054"/>
                                </a:cubicBezTo>
                                <a:lnTo>
                                  <a:pt x="17441"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5" name="Shape 3595"/>
                        <wps:cNvSpPr/>
                        <wps:spPr>
                          <a:xfrm>
                            <a:off x="5320234" y="54943"/>
                            <a:ext cx="40535" cy="79942"/>
                          </a:xfrm>
                          <a:custGeom>
                            <a:avLst/>
                            <a:gdLst/>
                            <a:ahLst/>
                            <a:cxnLst/>
                            <a:rect l="0" t="0" r="0" b="0"/>
                            <a:pathLst>
                              <a:path w="40535" h="79942">
                                <a:moveTo>
                                  <a:pt x="0" y="0"/>
                                </a:moveTo>
                                <a:lnTo>
                                  <a:pt x="3581" y="0"/>
                                </a:lnTo>
                                <a:cubicBezTo>
                                  <a:pt x="26119" y="0"/>
                                  <a:pt x="40535" y="13253"/>
                                  <a:pt x="40535" y="33911"/>
                                </a:cubicBezTo>
                                <a:cubicBezTo>
                                  <a:pt x="40535" y="48508"/>
                                  <a:pt x="33327" y="62331"/>
                                  <a:pt x="21045" y="71306"/>
                                </a:cubicBezTo>
                                <a:cubicBezTo>
                                  <a:pt x="16185" y="74822"/>
                                  <a:pt x="10370" y="77557"/>
                                  <a:pt x="3918" y="79412"/>
                                </a:cubicBezTo>
                                <a:lnTo>
                                  <a:pt x="0" y="79942"/>
                                </a:lnTo>
                                <a:lnTo>
                                  <a:pt x="0" y="75160"/>
                                </a:lnTo>
                                <a:lnTo>
                                  <a:pt x="12578" y="67117"/>
                                </a:lnTo>
                                <a:cubicBezTo>
                                  <a:pt x="21180" y="58561"/>
                                  <a:pt x="26515" y="44472"/>
                                  <a:pt x="26515" y="30892"/>
                                </a:cubicBezTo>
                                <a:cubicBezTo>
                                  <a:pt x="26515" y="20946"/>
                                  <a:pt x="23099" y="13010"/>
                                  <a:pt x="16879" y="8467"/>
                                </a:cubicBezTo>
                                <a:lnTo>
                                  <a:pt x="0" y="3998"/>
                                </a:lnTo>
                                <a:lnTo>
                                  <a:pt x="0"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6" name="Shape 3596"/>
                        <wps:cNvSpPr/>
                        <wps:spPr>
                          <a:xfrm>
                            <a:off x="5365335" y="94278"/>
                            <a:ext cx="42971" cy="64781"/>
                          </a:xfrm>
                          <a:custGeom>
                            <a:avLst/>
                            <a:gdLst/>
                            <a:ahLst/>
                            <a:cxnLst/>
                            <a:rect l="0" t="0" r="0" b="0"/>
                            <a:pathLst>
                              <a:path w="42971" h="64781">
                                <a:moveTo>
                                  <a:pt x="23306" y="0"/>
                                </a:moveTo>
                                <a:lnTo>
                                  <a:pt x="23792" y="485"/>
                                </a:lnTo>
                                <a:lnTo>
                                  <a:pt x="12548" y="42423"/>
                                </a:lnTo>
                                <a:cubicBezTo>
                                  <a:pt x="21257" y="28837"/>
                                  <a:pt x="27912" y="22668"/>
                                  <a:pt x="33996" y="22668"/>
                                </a:cubicBezTo>
                                <a:cubicBezTo>
                                  <a:pt x="37637" y="22668"/>
                                  <a:pt x="40171" y="25180"/>
                                  <a:pt x="40171" y="28927"/>
                                </a:cubicBezTo>
                                <a:cubicBezTo>
                                  <a:pt x="40171" y="31180"/>
                                  <a:pt x="38388" y="38122"/>
                                  <a:pt x="35673" y="47007"/>
                                </a:cubicBezTo>
                                <a:cubicBezTo>
                                  <a:pt x="34087" y="51883"/>
                                  <a:pt x="32585" y="57765"/>
                                  <a:pt x="32585" y="58696"/>
                                </a:cubicBezTo>
                                <a:cubicBezTo>
                                  <a:pt x="32585" y="59554"/>
                                  <a:pt x="33251" y="60389"/>
                                  <a:pt x="34087" y="60389"/>
                                </a:cubicBezTo>
                                <a:cubicBezTo>
                                  <a:pt x="35588" y="60389"/>
                                  <a:pt x="36711" y="59356"/>
                                  <a:pt x="41758" y="53006"/>
                                </a:cubicBezTo>
                                <a:lnTo>
                                  <a:pt x="42971" y="54130"/>
                                </a:lnTo>
                                <a:cubicBezTo>
                                  <a:pt x="37349" y="62263"/>
                                  <a:pt x="34087" y="64781"/>
                                  <a:pt x="29300" y="64781"/>
                                </a:cubicBezTo>
                                <a:cubicBezTo>
                                  <a:pt x="26788" y="64781"/>
                                  <a:pt x="25180" y="63302"/>
                                  <a:pt x="25180" y="60875"/>
                                </a:cubicBezTo>
                                <a:cubicBezTo>
                                  <a:pt x="25180" y="59752"/>
                                  <a:pt x="25840" y="56839"/>
                                  <a:pt x="27054" y="52256"/>
                                </a:cubicBezTo>
                                <a:lnTo>
                                  <a:pt x="32213" y="32873"/>
                                </a:lnTo>
                                <a:cubicBezTo>
                                  <a:pt x="32585" y="31377"/>
                                  <a:pt x="32873" y="30164"/>
                                  <a:pt x="32873" y="29786"/>
                                </a:cubicBezTo>
                                <a:cubicBezTo>
                                  <a:pt x="32873" y="28578"/>
                                  <a:pt x="31660" y="27426"/>
                                  <a:pt x="30249" y="27426"/>
                                </a:cubicBezTo>
                                <a:cubicBezTo>
                                  <a:pt x="26963" y="27426"/>
                                  <a:pt x="20613" y="33251"/>
                                  <a:pt x="15742" y="40634"/>
                                </a:cubicBezTo>
                                <a:cubicBezTo>
                                  <a:pt x="11995" y="46346"/>
                                  <a:pt x="10781" y="49524"/>
                                  <a:pt x="7033" y="63962"/>
                                </a:cubicBezTo>
                                <a:lnTo>
                                  <a:pt x="0" y="63962"/>
                                </a:lnTo>
                                <a:lnTo>
                                  <a:pt x="12655" y="16008"/>
                                </a:lnTo>
                                <a:cubicBezTo>
                                  <a:pt x="13208" y="13959"/>
                                  <a:pt x="13496" y="12655"/>
                                  <a:pt x="13581" y="12547"/>
                                </a:cubicBezTo>
                                <a:cubicBezTo>
                                  <a:pt x="14422" y="9833"/>
                                  <a:pt x="14885" y="7496"/>
                                  <a:pt x="14885" y="6175"/>
                                </a:cubicBezTo>
                                <a:cubicBezTo>
                                  <a:pt x="14885" y="4871"/>
                                  <a:pt x="12655" y="3285"/>
                                  <a:pt x="11334" y="3838"/>
                                </a:cubicBezTo>
                                <a:cubicBezTo>
                                  <a:pt x="11244" y="3923"/>
                                  <a:pt x="11137" y="3923"/>
                                  <a:pt x="11047" y="3923"/>
                                </a:cubicBezTo>
                                <a:lnTo>
                                  <a:pt x="8619" y="3923"/>
                                </a:lnTo>
                                <a:lnTo>
                                  <a:pt x="8619" y="2535"/>
                                </a:lnTo>
                                <a:cubicBezTo>
                                  <a:pt x="14218" y="1874"/>
                                  <a:pt x="17882" y="1214"/>
                                  <a:pt x="23306"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7" name="Shape 3597"/>
                        <wps:cNvSpPr/>
                        <wps:spPr>
                          <a:xfrm>
                            <a:off x="5430731" y="115687"/>
                            <a:ext cx="84135" cy="5052"/>
                          </a:xfrm>
                          <a:custGeom>
                            <a:avLst/>
                            <a:gdLst/>
                            <a:ahLst/>
                            <a:cxnLst/>
                            <a:rect l="0" t="0" r="0" b="0"/>
                            <a:pathLst>
                              <a:path w="84135" h="5052">
                                <a:moveTo>
                                  <a:pt x="4324" y="0"/>
                                </a:moveTo>
                                <a:lnTo>
                                  <a:pt x="79857" y="0"/>
                                </a:lnTo>
                                <a:cubicBezTo>
                                  <a:pt x="81754" y="0"/>
                                  <a:pt x="84135" y="0"/>
                                  <a:pt x="84135" y="2535"/>
                                </a:cubicBezTo>
                                <a:cubicBezTo>
                                  <a:pt x="84135" y="5052"/>
                                  <a:pt x="81754" y="5052"/>
                                  <a:pt x="79970" y="5052"/>
                                </a:cubicBezTo>
                                <a:lnTo>
                                  <a:pt x="4188" y="5052"/>
                                </a:lnTo>
                                <a:cubicBezTo>
                                  <a:pt x="2427" y="5052"/>
                                  <a:pt x="0" y="5052"/>
                                  <a:pt x="0" y="2535"/>
                                </a:cubicBezTo>
                                <a:cubicBezTo>
                                  <a:pt x="0" y="0"/>
                                  <a:pt x="2427" y="0"/>
                                  <a:pt x="4324"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8" name="Shape 3598"/>
                        <wps:cNvSpPr/>
                        <wps:spPr>
                          <a:xfrm>
                            <a:off x="5430731" y="90378"/>
                            <a:ext cx="84135" cy="5069"/>
                          </a:xfrm>
                          <a:custGeom>
                            <a:avLst/>
                            <a:gdLst/>
                            <a:ahLst/>
                            <a:cxnLst/>
                            <a:rect l="0" t="0" r="0" b="0"/>
                            <a:pathLst>
                              <a:path w="84135" h="5069">
                                <a:moveTo>
                                  <a:pt x="4188" y="0"/>
                                </a:moveTo>
                                <a:lnTo>
                                  <a:pt x="79970" y="0"/>
                                </a:lnTo>
                                <a:cubicBezTo>
                                  <a:pt x="81754" y="0"/>
                                  <a:pt x="84135" y="0"/>
                                  <a:pt x="84135" y="2557"/>
                                </a:cubicBezTo>
                                <a:cubicBezTo>
                                  <a:pt x="84135" y="5069"/>
                                  <a:pt x="81754" y="5069"/>
                                  <a:pt x="79857" y="5069"/>
                                </a:cubicBezTo>
                                <a:lnTo>
                                  <a:pt x="4324" y="5069"/>
                                </a:lnTo>
                                <a:cubicBezTo>
                                  <a:pt x="2427" y="5069"/>
                                  <a:pt x="0" y="5069"/>
                                  <a:pt x="0" y="2557"/>
                                </a:cubicBezTo>
                                <a:cubicBezTo>
                                  <a:pt x="0" y="0"/>
                                  <a:pt x="2427" y="0"/>
                                  <a:pt x="4188"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9" name="Shape 3599"/>
                        <wps:cNvSpPr/>
                        <wps:spPr>
                          <a:xfrm>
                            <a:off x="5538680" y="50404"/>
                            <a:ext cx="51353" cy="88058"/>
                          </a:xfrm>
                          <a:custGeom>
                            <a:avLst/>
                            <a:gdLst/>
                            <a:ahLst/>
                            <a:cxnLst/>
                            <a:rect l="0" t="0" r="0" b="0"/>
                            <a:pathLst>
                              <a:path w="51353" h="88058">
                                <a:moveTo>
                                  <a:pt x="50224" y="0"/>
                                </a:moveTo>
                                <a:lnTo>
                                  <a:pt x="51353" y="881"/>
                                </a:lnTo>
                                <a:lnTo>
                                  <a:pt x="46544" y="12147"/>
                                </a:lnTo>
                                <a:cubicBezTo>
                                  <a:pt x="46171" y="13027"/>
                                  <a:pt x="45664" y="13293"/>
                                  <a:pt x="43631" y="13293"/>
                                </a:cubicBezTo>
                                <a:lnTo>
                                  <a:pt x="18830" y="13293"/>
                                </a:lnTo>
                                <a:lnTo>
                                  <a:pt x="13536" y="23921"/>
                                </a:lnTo>
                                <a:cubicBezTo>
                                  <a:pt x="28465" y="26546"/>
                                  <a:pt x="35672" y="29436"/>
                                  <a:pt x="41232" y="34945"/>
                                </a:cubicBezTo>
                                <a:cubicBezTo>
                                  <a:pt x="47560" y="41204"/>
                                  <a:pt x="49958" y="46961"/>
                                  <a:pt x="49958" y="55959"/>
                                </a:cubicBezTo>
                                <a:cubicBezTo>
                                  <a:pt x="49958" y="65481"/>
                                  <a:pt x="47295" y="72604"/>
                                  <a:pt x="41492" y="78248"/>
                                </a:cubicBezTo>
                                <a:cubicBezTo>
                                  <a:pt x="35165" y="84643"/>
                                  <a:pt x="26037" y="88058"/>
                                  <a:pt x="15432" y="88058"/>
                                </a:cubicBezTo>
                                <a:cubicBezTo>
                                  <a:pt x="5955" y="88058"/>
                                  <a:pt x="0" y="85016"/>
                                  <a:pt x="0" y="80252"/>
                                </a:cubicBezTo>
                                <a:cubicBezTo>
                                  <a:pt x="0" y="77125"/>
                                  <a:pt x="1739" y="75624"/>
                                  <a:pt x="5424" y="75624"/>
                                </a:cubicBezTo>
                                <a:cubicBezTo>
                                  <a:pt x="8072" y="75624"/>
                                  <a:pt x="11001" y="76860"/>
                                  <a:pt x="15036" y="79750"/>
                                </a:cubicBezTo>
                                <a:cubicBezTo>
                                  <a:pt x="18830" y="82504"/>
                                  <a:pt x="20992" y="83385"/>
                                  <a:pt x="23526" y="83385"/>
                                </a:cubicBezTo>
                                <a:cubicBezTo>
                                  <a:pt x="33381" y="83385"/>
                                  <a:pt x="41119" y="73992"/>
                                  <a:pt x="41119" y="61975"/>
                                </a:cubicBezTo>
                                <a:cubicBezTo>
                                  <a:pt x="41119" y="49586"/>
                                  <a:pt x="34420" y="41825"/>
                                  <a:pt x="19862" y="37214"/>
                                </a:cubicBezTo>
                                <a:cubicBezTo>
                                  <a:pt x="14664" y="35560"/>
                                  <a:pt x="9590" y="34702"/>
                                  <a:pt x="5555" y="34702"/>
                                </a:cubicBezTo>
                                <a:cubicBezTo>
                                  <a:pt x="4544" y="34702"/>
                                  <a:pt x="4036" y="34329"/>
                                  <a:pt x="4036" y="33686"/>
                                </a:cubicBezTo>
                                <a:cubicBezTo>
                                  <a:pt x="4036" y="33443"/>
                                  <a:pt x="4036" y="33313"/>
                                  <a:pt x="4166" y="33071"/>
                                </a:cubicBezTo>
                                <a:lnTo>
                                  <a:pt x="17966" y="3285"/>
                                </a:lnTo>
                                <a:lnTo>
                                  <a:pt x="44405" y="3285"/>
                                </a:lnTo>
                                <a:cubicBezTo>
                                  <a:pt x="47075" y="3285"/>
                                  <a:pt x="48327" y="2642"/>
                                  <a:pt x="50224"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600" name="Shape 3600"/>
                        <wps:cNvSpPr/>
                        <wps:spPr>
                          <a:xfrm>
                            <a:off x="5600921" y="51345"/>
                            <a:ext cx="28600" cy="87118"/>
                          </a:xfrm>
                          <a:custGeom>
                            <a:avLst/>
                            <a:gdLst/>
                            <a:ahLst/>
                            <a:cxnLst/>
                            <a:rect l="0" t="0" r="0" b="0"/>
                            <a:pathLst>
                              <a:path w="28600" h="87118">
                                <a:moveTo>
                                  <a:pt x="28600" y="0"/>
                                </a:moveTo>
                                <a:lnTo>
                                  <a:pt x="28600" y="3151"/>
                                </a:lnTo>
                                <a:lnTo>
                                  <a:pt x="21534" y="5723"/>
                                </a:lnTo>
                                <a:cubicBezTo>
                                  <a:pt x="15349" y="10926"/>
                                  <a:pt x="12152" y="23847"/>
                                  <a:pt x="12152" y="43972"/>
                                </a:cubicBezTo>
                                <a:cubicBezTo>
                                  <a:pt x="12152" y="70297"/>
                                  <a:pt x="17729" y="83832"/>
                                  <a:pt x="28600" y="83832"/>
                                </a:cubicBezTo>
                                <a:lnTo>
                                  <a:pt x="28600" y="87118"/>
                                </a:lnTo>
                                <a:cubicBezTo>
                                  <a:pt x="21256" y="87118"/>
                                  <a:pt x="14794" y="84075"/>
                                  <a:pt x="10120" y="78521"/>
                                </a:cubicBezTo>
                                <a:cubicBezTo>
                                  <a:pt x="4170" y="71443"/>
                                  <a:pt x="0" y="56627"/>
                                  <a:pt x="0" y="42826"/>
                                </a:cubicBezTo>
                                <a:cubicBezTo>
                                  <a:pt x="0" y="28049"/>
                                  <a:pt x="4809" y="13475"/>
                                  <a:pt x="12152" y="6397"/>
                                </a:cubicBezTo>
                                <a:lnTo>
                                  <a:pt x="28600"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601" name="Shape 3601"/>
                        <wps:cNvSpPr/>
                        <wps:spPr>
                          <a:xfrm>
                            <a:off x="5629521" y="51150"/>
                            <a:ext cx="28572" cy="87313"/>
                          </a:xfrm>
                          <a:custGeom>
                            <a:avLst/>
                            <a:gdLst/>
                            <a:ahLst/>
                            <a:cxnLst/>
                            <a:rect l="0" t="0" r="0" b="0"/>
                            <a:pathLst>
                              <a:path w="28572" h="87313">
                                <a:moveTo>
                                  <a:pt x="502" y="0"/>
                                </a:moveTo>
                                <a:cubicBezTo>
                                  <a:pt x="17063" y="0"/>
                                  <a:pt x="28572" y="17864"/>
                                  <a:pt x="28572" y="43789"/>
                                </a:cubicBezTo>
                                <a:cubicBezTo>
                                  <a:pt x="28572" y="59091"/>
                                  <a:pt x="23768" y="73778"/>
                                  <a:pt x="16448" y="80743"/>
                                </a:cubicBezTo>
                                <a:cubicBezTo>
                                  <a:pt x="11881" y="85174"/>
                                  <a:pt x="6434" y="87313"/>
                                  <a:pt x="0" y="87313"/>
                                </a:cubicBezTo>
                                <a:lnTo>
                                  <a:pt x="0" y="84028"/>
                                </a:lnTo>
                                <a:cubicBezTo>
                                  <a:pt x="10865" y="84028"/>
                                  <a:pt x="16448" y="70493"/>
                                  <a:pt x="16448" y="44054"/>
                                </a:cubicBezTo>
                                <a:cubicBezTo>
                                  <a:pt x="16448" y="17599"/>
                                  <a:pt x="10736" y="3308"/>
                                  <a:pt x="107" y="3308"/>
                                </a:cubicBezTo>
                                <a:lnTo>
                                  <a:pt x="0" y="3347"/>
                                </a:lnTo>
                                <a:lnTo>
                                  <a:pt x="0" y="195"/>
                                </a:lnTo>
                                <a:lnTo>
                                  <a:pt x="502"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g:wgp>
                  </a:graphicData>
                </a:graphic>
              </wp:inline>
            </w:drawing>
          </mc:Choice>
          <mc:Fallback xmlns:a="http://schemas.openxmlformats.org/drawingml/2006/main">
            <w:pict>
              <v:group id="Group 38857" style="width:461.818pt;height:214.16pt;mso-position-horizontal-relative:char;mso-position-vertical-relative:line" coordsize="58650,27198">
                <v:shape id="Picture 38821" style="position:absolute;width:40721;height:25755;left:0;top:1442;" filled="f">
                  <v:imagedata r:id="rId18"/>
                </v:shape>
                <v:shape id="Shape 3488" style="position:absolute;width:736;height:861;left:48468;top:9944;" coordsize="73665,86167" path="m39313,0c47667,0,54677,2139,60344,6372c66034,10628,70002,16583,72231,24276l61383,26833c59441,20771,56642,16363,52961,13608c49275,10826,44669,9437,39093,9437c32698,9437,27341,10984,23040,14049c18739,17136,15697,21257,13953,26416c12237,31597,11350,36909,11350,42423c11350,49501,12389,55676,14438,60965c16516,66259,19710,70205,24073,72829c28442,75431,33161,76730,38252,76730c44427,76730,49654,74969,53927,71418c58205,67845,61117,62551,62636,55541l73665,58318c71345,67383,67179,74286,61185,79044c55185,83808,47842,86167,39155,86167c30163,86167,22865,84361,17238,80698c11593,77040,7320,71746,4385,64803c1456,57877,0,50427,0,42468c0,33782,1654,26218,4961,19755c8291,13298,12988,8404,19112,5052c25224,1699,31970,0,39313,0x">
                  <v:stroke weight="0pt" endcap="square" joinstyle="miter" miterlimit="4" on="false" color="#000000" opacity="0"/>
                  <v:fill on="true" color="#262626"/>
                </v:shape>
                <v:shape id="Shape 3489" style="position:absolute;width:282;height:630;left:49289;top:10175;" coordsize="28275,63075" path="m28275,0l28275,8486l15561,14207c12192,18023,10515,23820,10515,31535c10515,39274,12192,45054,15561,48909l28275,54652l28275,63075l7800,54954c2596,49530,0,41724,0,31535c0,20360,3104,12091,9325,6711l28275,0x">
                  <v:stroke weight="0pt" endcap="square" joinstyle="miter" miterlimit="4" on="false" color="#000000" opacity="0"/>
                  <v:fill on="true" color="#262626"/>
                </v:shape>
                <v:shape id="Shape 3490" style="position:absolute;width:282;height:630;left:49572;top:10175;" coordsize="28276,63099" path="m31,0c8323,0,15113,2732,20362,8179c25629,13603,28276,21121,28276,30711c28276,38472,27107,44579,24793,49033c22456,53486,19059,56946,14605,59418c10152,61863,5303,63099,31,63099l0,63086l0,54663l31,54677c5106,54677,9339,52758,12709,48903c16084,45020,17760,39132,17760,31219c17760,23746,16061,18079,12663,14241c9271,10403,5061,8484,31,8484l0,8498l0,11l31,0x">
                  <v:stroke weight="0pt" endcap="square" joinstyle="miter" miterlimit="4" on="false" color="#000000" opacity="0"/>
                  <v:fill on="true" color="#262626"/>
                </v:shape>
                <v:shape id="Shape 3491" style="position:absolute;width:490;height:617;left:49974;top:10175;" coordsize="49055,61733" path="m28419,0c32060,0,35413,660,38455,1959c41520,3285,43789,4978,45307,7118c46832,9234,47887,11752,48508,14658c48880,16555,49055,19885,49055,24604l49055,61733l38828,61733l38828,24999c38828,20833,38410,17723,37614,15652c36824,13603,35430,11949,33403,10736c31377,9499,28996,8884,26258,8884c21895,8884,18147,10250,14969,13027c11819,15782,10233,21031,10233,28747l10233,61733l0,61733l0,1366l9217,1366l9217,9940c13648,3325,20043,0,28419,0x">
                  <v:stroke weight="0pt" endcap="square" joinstyle="miter" miterlimit="4" on="false" color="#000000" opacity="0"/>
                  <v:fill on="true" color="#262626"/>
                </v:shape>
                <v:shape id="Shape 3492" style="position:absolute;width:294;height:822;left:50566;top:9977;" coordsize="29413,82244" path="m17661,0l17661,21082l27956,21082l27956,29040l17661,29040l17661,64340c17661,67247,17837,69144,18186,69985c18564,70798,19157,71458,19953,71943c20766,72451,21934,72694,23458,72694c24604,72694,26105,72564,27956,72299l29413,81336c26545,81956,23966,82244,21691,82244c17988,82244,15099,81669,13050,80478c11023,79309,9567,77768,8732,75849c7913,73930,7496,69917,7496,63765l7496,29040l0,29040l0,21082l7496,21082l7496,6130l17661,0x">
                  <v:stroke weight="0pt" endcap="square" joinstyle="miter" miterlimit="4" on="false" color="#000000" opacity="0"/>
                  <v:fill on="true" color="#262626"/>
                </v:shape>
                <v:shape id="Shape 3493" style="position:absolute;width:264;height:366;left:50910;top:10439;" coordsize="26469,36677" path="m26469,0l26469,8605l25309,8872c21098,9493,18124,10176,16358,10949c14641,11695,13292,12801,12327,14257c11379,15708,10916,17322,10916,19106c10916,21837,11949,24112,13998,25918c16075,27747,19095,28650,23085,28650l26469,27820l26469,35653l20636,36677c13998,36677,8907,35068,5334,31828c1783,28588,0,24440,0,19393c0,16436,660,13749,2026,11300c3375,8855,5136,6891,7320,5412c9505,3933,11949,2810,14686,2060c16668,1535,19710,1004,23768,519l26469,0x">
                  <v:stroke weight="0pt" endcap="square" joinstyle="miter" miterlimit="4" on="false" color="#000000" opacity="0"/>
                  <v:fill on="true" color="#262626"/>
                </v:shape>
                <v:shape id="Shape 3494" style="position:absolute;width:247;height:195;left:50928;top:10179;" coordsize="24703,19559" path="m24703,0l24703,8337l15099,10607c12807,12306,11108,15281,10008,19559l0,18188c903,13915,2399,10449,4493,7830c6570,5206,9590,3174,13535,1740l24703,0x">
                  <v:stroke weight="0pt" endcap="square" joinstyle="miter" miterlimit="4" on="false" color="#000000" opacity="0"/>
                  <v:fill on="true" color="#262626"/>
                </v:shape>
                <v:shape id="Shape 3495" style="position:absolute;width:291;height:620;left:51175;top:10175;" coordsize="29139,62075" path="m2526,0c7685,0,11850,615,15068,1829c18313,3042,20672,4561,22191,6390c23715,8241,24770,10561,25369,13360c25719,15099,25871,18254,25871,22798l25871,36446c25871,45945,26097,51968,26537,54502c26977,57014,27835,59418,29139,61733l18443,61733c17388,59616,16699,57127,16394,54305c12601,57499,8960,59791,5455,61117l0,62075l0,54242l7132,52493c10196,50777,12449,48418,13899,45415c15006,43101,15553,39708,15553,35187l15553,31439l0,35027l0,26422l15553,23435c15575,22024,15598,21121,15598,20743c15598,16577,14627,13643,12691,11927c10089,9635,6206,8484,1047,8484l0,8731l0,394l2526,0x">
                  <v:stroke weight="0pt" endcap="square" joinstyle="miter" miterlimit="4" on="false" color="#000000" opacity="0"/>
                  <v:fill on="true" color="#262626"/>
                </v:shape>
                <v:shape id="Shape 3496" style="position:absolute;width:525;height:630;left:51561;top:10175;" coordsize="52589,63099" path="m27517,0c34064,0,39426,1648,43614,4978c47780,8286,50450,13005,51618,19089l41673,20636c40724,16577,39048,13535,36644,11486c34245,9454,31332,8421,27917,8421c22758,8421,18564,10273,15347,13976c12130,17656,10521,23503,10521,31484c10521,39595,12062,45482,15172,49163c18299,52848,22335,54677,27341,54677c31355,54677,34708,53441,37394,50997c40087,48525,41808,44732,42530,39618l52589,40922c51483,47864,48660,53289,44145,57234c39601,61140,34047,63099,27455,63099c19185,63099,12548,60412,7541,55010c2517,49608,0,41847,0,31767c0,25264,1084,19575,3240,14681c5402,9787,8687,6107,13101,3680c17509,1231,22313,0,27517,0x">
                  <v:stroke weight="0pt" endcap="square" joinstyle="miter" miterlimit="4" on="false" color="#000000" opacity="0"/>
                  <v:fill on="true" color="#262626"/>
                </v:shape>
                <v:shape id="Shape 3497" style="position:absolute;width:294;height:822;left:52118;top:9977;" coordsize="29436,82244" path="m17662,0l17662,21082l27957,21082l27957,29040l17662,29040l17662,64340c17662,67247,17842,69144,18215,69985c18564,70798,19163,71458,19976,71943c20794,72451,21963,72694,23464,72694c24610,72694,26105,72564,27957,72299l29436,81336c26569,81956,23989,82244,21697,82244c17995,82244,15105,81669,13056,80478c11024,79309,9596,77768,8755,75849c7919,73930,7496,69917,7496,63765l7496,29040l0,29040l0,21082l7496,21082l7496,6130l17662,0x">
                  <v:stroke weight="0pt" endcap="square" joinstyle="miter" miterlimit="4" on="false" color="#000000" opacity="0"/>
                  <v:fill on="true" color="#262626"/>
                </v:shape>
                <v:shape id="Shape 3498" style="position:absolute;width:660;height:833;left:52772;top:9959;" coordsize="66039,83322" path="m0,0l66039,0l66039,9815l38478,9815l38478,83322l27454,83322l27454,9815l0,9815l0,0x">
                  <v:stroke weight="0pt" endcap="square" joinstyle="miter" miterlimit="4" on="false" color="#000000" opacity="0"/>
                  <v:fill on="true" color="#262626"/>
                </v:shape>
                <v:shape id="Shape 3499" style="position:absolute;width:553;height:848;left:53474;top:10188;" coordsize="55321,84863" path="m0,0l11023,0l23594,34967c25225,39398,26681,44049,27979,48948c29147,44252,30559,39663,32167,35187l45071,0l55321,0l32348,61383c29876,68015,27979,72581,26613,75093c24785,78468,22713,80941,20354,82504c17995,84090,15195,84863,11927,84863c9968,84863,7784,84446,5357,83605l4211,74015c6440,74608,8399,74918,10052,74918c12350,74918,14157,74545,15522,73772c16888,73022,18017,71966,18875,70617c19535,69584,20574,67050,22008,62992c22205,62416,22493,61580,22933,60480l0,0x">
                  <v:stroke weight="0pt" endcap="square" joinstyle="miter" miterlimit="4" on="false" color="#000000" opacity="0"/>
                  <v:fill on="true" color="#262626"/>
                </v:shape>
                <v:shape id="Shape 3500" style="position:absolute;width:256;height:846;left:54114;top:10177;" coordsize="25612,84605" path="m25612,0l25612,7872l14286,13847c10939,17927,9263,23837,9263,31598c9263,39382,10826,45111,13981,48842c17131,52544,20946,54396,25422,54396l25612,54302l25612,62706l16911,60655c14201,59205,11972,57393,10233,55192l10233,84605l0,84605l0,1084l9325,1084l9325,8930c11532,5843,13998,3551,16781,2033l25612,0x">
                  <v:stroke weight="0pt" endcap="square" joinstyle="miter" miterlimit="4" on="false" color="#000000" opacity="0"/>
                  <v:fill on="true" color="#262626"/>
                </v:shape>
                <v:shape id="Shape 3501" style="position:absolute;width:267;height:630;left:54370;top:10175;" coordsize="26796,63099" path="m1222,0c6381,0,10925,1321,14870,3990c18815,6632,21773,10380,23777,15234c25781,20060,26796,25354,26796,31106c26796,37281,25696,42835,23466,47774c21265,52736,18042,56529,13809,59153c9598,61778,5145,63099,471,63099l0,62988l0,54584l11472,48920c14718,45065,16349,39110,16349,31044c16349,23345,14757,17594,11585,13778c8430,9940,4637,8021,251,8021l0,8153l0,281l1222,0x">
                  <v:stroke weight="0pt" endcap="square" joinstyle="miter" miterlimit="4" on="false" color="#000000" opacity="0"/>
                  <v:fill on="true" color="#262626"/>
                </v:shape>
                <v:shape id="Shape 3502" style="position:absolute;width:279;height:627;left:54727;top:10175;" coordsize="27993,62719" path="m27993,0l27993,8472l16448,13064c13253,16191,11486,20402,11137,25674l27993,25674l27993,34073l10583,34073c10961,40710,12835,45802,16205,49329l27993,54255l27993,62719l7761,54866c2579,49420,0,41811,0,32001c0,21835,2602,13945,7829,8345l27993,0x">
                  <v:stroke weight="0pt" endcap="square" joinstyle="miter" miterlimit="4" on="false" color="#000000" opacity="0"/>
                  <v:fill on="true" color="#262626"/>
                </v:shape>
                <v:shape id="Shape 3503" style="position:absolute;width:273;height:208;left:55007;top:10598;" coordsize="27305,20811" path="m16744,0l27305,1321c25651,7496,22563,12277,18042,15697c13549,19112,7792,20811,782,20811l0,20507l0,12044l827,12389c4575,12389,7770,11396,10439,9437c13087,7473,15203,4318,16744,0x">
                  <v:stroke weight="0pt" endcap="square" joinstyle="miter" miterlimit="4" on="false" color="#000000" opacity="0"/>
                  <v:fill on="true" color="#262626"/>
                </v:shape>
                <v:shape id="Shape 3504" style="position:absolute;width:276;height:341;left:55007;top:10175;" coordsize="27660,34148" path="m183,0c8278,0,14870,2754,19984,8241c25098,13733,27660,21471,27660,31439c27660,32032,27638,32935,27615,34148l0,34148l0,25750l16857,25750c16411,20681,15113,16865,12996,14331c9734,10380,5523,8421,319,8421l0,8548l0,76l183,0x">
                  <v:stroke weight="0pt" endcap="square" joinstyle="miter" miterlimit="4" on="false" color="#000000" opacity="0"/>
                  <v:fill on="true" color="#262626"/>
                </v:shape>
                <v:shape id="Shape 3505" style="position:absolute;width:2328;height:0;left:45150;top:12007;" coordsize="232831,0" path="m0,0l232831,0">
                  <v:stroke weight="1.24999pt" endcap="round" joinstyle="round" on="true" color="#c44e52"/>
                  <v:fill on="false" color="#000000" opacity="0"/>
                </v:shape>
                <v:shape id="Shape 3506" style="position:absolute;width:655;height:847;left:48501;top:11581;" coordsize="65548,84734" path="m0,0l11024,0l11024,48068c11024,55298,11707,60637,13050,64075c14393,67513,16713,70160,19976,72011c23261,73862,27274,74788,32009,74788c40126,74788,45900,72959,49344,69279c52803,65593,54525,58538,54525,48068l54525,0l65548,0l65548,48135c65548,56511,64600,63172,62704,68088c60807,73027,57392,77040,52453,80128c47492,83193,41006,84734,32980,84734c25180,84734,18785,83390,13823,80698c8862,78011,5311,74128,3195,69036c1078,63945,0,56974,0,48135l0,0x">
                  <v:stroke weight="0pt" endcap="round" joinstyle="round" on="false" color="#000000" opacity="0"/>
                  <v:fill on="true" color="#262626"/>
                </v:shape>
                <v:shape id="Shape 3507" style="position:absolute;width:490;height:617;left:49327;top:11797;" coordsize="49061,61733" path="m28403,0c32038,0,35390,660,38455,1958c41497,3262,43789,4978,45314,7095c46809,9234,47893,11752,48485,14658c48863,16555,49061,19885,49061,24604l49061,61733l38805,61733l38805,24999c38805,20833,38410,17723,37614,15652c36824,13603,35413,11949,33381,10735c31355,9499,28995,8884,26264,8884c21894,8884,18124,10250,14975,13027c11797,15782,10211,21031,10211,28747l10211,61733l0,61733l0,1366l9195,1366l9195,9940c13626,3308,20043,0,28403,0x">
                  <v:stroke weight="0pt" endcap="round" joinstyle="round" on="false" color="#000000" opacity="0"/>
                  <v:fill on="true" color="#262626"/>
                </v:shape>
                <v:shape id="Shape 3508" style="position:absolute;width:267;height:630;left:49937;top:11797;" coordsize="26754,63098" path="m25507,0l26754,297l26754,8603l26478,8467c21934,8467,18124,10340,15082,14043c12017,17746,10493,23610,10493,31614c10493,39330,12124,45110,15386,48942l26754,54596l26754,62680l25969,63098c21144,63098,16735,61778,12677,59108c8642,56466,5509,52758,3308,48000c1100,43236,0,37789,0,31614c0,25575,993,20105,2997,15211c5001,10295,8026,6525,12040,3923c16047,1298,20545,0,25507,0x">
                  <v:stroke weight="0pt" endcap="round" joinstyle="round" on="false" color="#000000" opacity="0"/>
                  <v:fill on="true" color="#262626"/>
                </v:shape>
                <v:shape id="Shape 3509" style="position:absolute;width:255;height:842;left:50205;top:11581;" coordsize="25586,84270" path="m15421,0l25586,0l25586,83322l16087,83322l16087,75697l0,84270l0,76185l164,76267c4640,76267,8455,74438,11566,70798c14692,67117,16261,61541,16261,54067c16261,45776,14653,39714,11475,35876l0,30193l0,21886l8478,23904c11323,25422,13637,27409,15421,29876l15421,0x">
                  <v:stroke weight="0pt" endcap="round" joinstyle="round" on="false" color="#000000" opacity="0"/>
                  <v:fill on="true" color="#262626"/>
                </v:shape>
                <v:shape id="Shape 3510" style="position:absolute;width:280;height:627;left:50587;top:11798;" coordsize="28016,62719" path="m28016,0l28016,8472l16470,13064c13276,16191,11509,20407,11159,25674l28016,25674l28016,34073l10606,34073c10984,40710,12858,45807,16228,49335l28016,54256l28016,62719l7784,54866c2602,49419,0,41794,0,31978c0,21818,2625,13944,7851,8345l28016,0x">
                  <v:stroke weight="0pt" endcap="round" joinstyle="round" on="false" color="#000000" opacity="0"/>
                  <v:fill on="true" color="#262626"/>
                </v:shape>
                <v:shape id="Shape 3511" style="position:absolute;width:273;height:208;left:50868;top:12220;" coordsize="27305,20811" path="m16744,0l27305,1298c25651,7473,22563,12282,18048,15697c13549,19117,7792,20811,782,20811l0,20507l0,12044l827,12389c4575,12389,7769,11396,10439,9437c13086,7473,15203,4318,16744,0x">
                  <v:stroke weight="0pt" endcap="round" joinstyle="round" on="false" color="#000000" opacity="0"/>
                  <v:fill on="true" color="#262626"/>
                </v:shape>
                <v:shape id="Shape 3512" style="position:absolute;width:276;height:341;left:50868;top:11797;" coordsize="27660,34148" path="m183,0c8277,0,14870,2732,19984,8246c25103,13733,27660,21449,27660,31439c27660,32032,27638,32941,27593,34148l0,34148l0,25750l16857,25750c16411,20681,15113,16865,12996,14331c9734,10380,5500,8421,319,8421l0,8548l0,76l183,0x">
                  <v:stroke weight="0pt" endcap="round" joinstyle="round" on="false" color="#000000" opacity="0"/>
                  <v:fill on="true" color="#262626"/>
                </v:shape>
                <v:shape id="Shape 3513" style="position:absolute;width:328;height:617;left:51268;top:11797;" coordsize="32805,61733" path="m22290,0c25733,0,29238,1101,32805,3285l29278,12784c26766,11311,24277,10561,21782,10561c19535,10561,17526,11244,15742,12587c13959,13930,12677,15804,11927,18186c10804,21827,10228,25795,10228,30118l10228,61733l0,61733l0,1366l9217,1366l9217,10515c11554,6237,13739,3415,15720,2049c17707,683,19885,0,22290,0x">
                  <v:stroke weight="0pt" endcap="round" joinstyle="round" on="false" color="#000000" opacity="0"/>
                  <v:fill on="true" color="#262626"/>
                </v:shape>
                <v:shape id="Shape 3514" style="position:absolute;width:828;height:603;left:51584;top:11811;" coordsize="82815,60367" path="m0,0l10561,0l20173,34837l23746,47802c23898,47159,24960,43016,26879,35362l36491,0l47006,0l56043,35012l59068,46566l62506,34899l72869,0l82815,0l63940,60367l53311,60367l43699,24209l41385,13936l29148,60367l18452,60367l0,0x">
                  <v:stroke weight="0pt" endcap="round" joinstyle="round" on="false" color="#000000" opacity="0"/>
                  <v:fill on="true" color="#262626"/>
                </v:shape>
                <v:shape id="Shape 3515" style="position:absolute;width:264;height:366;left:52463;top:12061;" coordsize="26469,36676" path="m26469,0l26469,8605l25287,8878c21099,9493,18124,10176,16357,10927c14641,11700,13293,12801,12327,14257c11379,15708,10916,17322,10916,19105c10916,21837,11949,24112,13998,25918c16075,27747,19095,28650,23085,28650l26469,27820l26469,35653l20636,36676c13998,36676,8906,35045,5334,31828c1784,28588,0,24440,0,19393c0,16436,660,13749,2004,11299c3353,8855,5114,6891,7298,5412c9483,3939,11949,2810,14681,2060c16668,1534,19710,1004,23769,519l26469,0x">
                  <v:stroke weight="0pt" endcap="round" joinstyle="round" on="false" color="#000000" opacity="0"/>
                  <v:fill on="true" color="#262626"/>
                </v:shape>
                <v:shape id="Shape 3516" style="position:absolute;width:247;height:195;left:52481;top:11801;" coordsize="24708,19558" path="m24708,0l24708,8321l15105,10606c12813,12283,11114,15280,10013,19558l0,18192c909,13914,2405,10448,4499,7829c6570,5182,9596,3173,13541,1744l24708,0x">
                  <v:stroke weight="0pt" endcap="round" joinstyle="round" on="false" color="#000000" opacity="0"/>
                  <v:fill on="true" color="#262626"/>
                </v:shape>
                <v:shape id="Shape 3517" style="position:absolute;width:291;height:620;left:52728;top:11797;" coordsize="29134,62075" path="m2526,0c7685,0,11851,593,15068,1806c18291,3020,20667,4561,22191,6390c23693,8224,24771,10561,25369,13360c25696,15099,25871,18231,25871,22797l25871,36423c25871,45945,26091,51968,26538,54502c26978,56991,27836,59418,29134,61733l18443,61733c17382,59616,16699,57127,16395,54304c12602,57499,8961,59768,5455,61117l0,62075l0,54242l7132,52493c10197,50777,12443,48417,13877,45415c15006,43100,15553,39686,15553,35187l15553,31439l0,35027l0,26422l15553,23435c15576,22024,15598,21121,15598,20743c15598,16577,14627,13648,12686,11926c10084,9635,6207,8467,1048,8467l0,8716l0,395l2526,0x">
                  <v:stroke weight="0pt" endcap="round" joinstyle="round" on="false" color="#000000" opacity="0"/>
                  <v:fill on="true" color="#262626"/>
                </v:shape>
                <v:shape id="Shape 3518" style="position:absolute;width:294;height:822;left:53089;top:11600;" coordsize="29435,82244" path="m17661,0l17661,21082l27956,21082l27956,29040l17661,29040l17661,64340c17661,67247,17837,69127,18209,69962c18564,70798,19157,71463,19976,71949c20788,72451,21934,72694,23458,72694c24604,72694,26105,72564,27956,72299l29435,81341c26546,81956,23988,82244,21697,82244c17989,82244,15105,81669,13050,80478c11023,79309,9590,77768,8755,75849c7913,73930,7496,69894,7496,63765l7496,29040l0,29040l0,21082l7496,21082l7496,6130l17661,0x">
                  <v:stroke weight="0pt" endcap="round" joinstyle="round" on="false" color="#000000" opacity="0"/>
                  <v:fill on="true" color="#262626"/>
                </v:shape>
                <v:shape id="Shape 3519" style="position:absolute;width:279;height:627;left:53434;top:11798;" coordsize="27990,62717" path="m27990,0l27990,8470l16448,13063c13253,16190,11486,20406,11136,25672l27990,25672l27990,34071l10583,34071c10956,40709,12829,45806,16205,49334l27990,54256l27990,62717l7761,54865c2579,49418,0,41793,0,31977c0,21817,2602,13943,7829,8344l27990,0x">
                  <v:stroke weight="0pt" endcap="round" joinstyle="round" on="false" color="#000000" opacity="0"/>
                  <v:fill on="true" color="#262626"/>
                </v:shape>
                <v:shape id="Shape 3520" style="position:absolute;width:273;height:208;left:53714;top:12220;" coordsize="27330,20811" path="m16747,0l27330,1298c25654,7473,22566,12282,18068,15697c13546,19117,7795,20811,785,20811l0,20506l0,12045l824,12389c4572,12389,7773,11396,10437,9437c13084,7473,15201,4318,16747,0x">
                  <v:stroke weight="0pt" endcap="round" joinstyle="round" on="false" color="#000000" opacity="0"/>
                  <v:fill on="true" color="#262626"/>
                </v:shape>
                <v:shape id="Shape 3521" style="position:absolute;width:276;height:341;left:53714;top:11797;" coordsize="27658,34148" path="m186,0c8281,0,14873,2732,19987,8246c25101,13733,27658,21449,27658,31439c27658,32032,27635,32941,27612,34148l0,34148l0,25750l16854,25750c16414,20681,15133,16865,12999,14331c9731,10380,5520,8421,316,8421l0,8547l0,77l186,0x">
                  <v:stroke weight="0pt" endcap="round" joinstyle="round" on="false" color="#000000" opacity="0"/>
                  <v:fill on="true" color="#262626"/>
                </v:shape>
                <v:shape id="Shape 3522" style="position:absolute;width:328;height:617;left:54115;top:11797;" coordsize="32805,61733" path="m22289,0c25727,0,29232,1101,32805,3285l29277,12784c26765,11311,24271,10561,21782,10561c19529,10561,17526,11244,15742,12587c13953,13930,12700,15804,11949,18186c10803,21827,10227,25795,10227,30118l10227,61733l0,61733l0,1366l9211,1366l9211,10515c11571,6237,13732,3415,15719,2049c17700,683,19908,0,22289,0x">
                  <v:stroke weight="0pt" endcap="round" joinstyle="round" on="false" color="#000000" opacity="0"/>
                  <v:fill on="true" color="#262626"/>
                </v:shape>
                <v:shape id="Shape 39399" style="position:absolute;width:116;height:116;left:54532;top:12298;" coordsize="11667,11661" path="m0,0l11667,0l11667,11661l0,11661l0,0">
                  <v:stroke weight="0pt" endcap="round" joinstyle="round" on="false" color="#000000" opacity="0"/>
                  <v:fill on="true" color="#262626"/>
                </v:shape>
                <v:shape id="Shape 39400" style="position:absolute;width:116;height:116;left:54532;top:11811;" coordsize="11667,11661" path="m0,0l11667,0l11667,11661l0,11661l0,0">
                  <v:stroke weight="0pt" endcap="round" joinstyle="round" on="false" color="#000000" opacity="0"/>
                  <v:fill on="true" color="#262626"/>
                </v:shape>
                <v:shape id="Shape 3525" style="position:absolute;width:312;height:833;left:55159;top:11581;" coordsize="31264,83322" path="m0,0l31264,0l31264,10145l27691,9815l11023,9815l11023,35018l29057,35018l31264,34814l31264,44940l30294,44827l11023,44827l11023,73490l31264,73490l31264,83322l0,83322l0,0x">
                  <v:stroke weight="0pt" endcap="round" joinstyle="round" on="false" color="#000000" opacity="0"/>
                  <v:fill on="true" color="#262626"/>
                </v:shape>
                <v:shape id="Shape 3526" style="position:absolute;width:316;height:833;left:55472;top:11581;" coordsize="31660,83322" path="m0,0c6372,0,11486,841,15318,2517c19157,4211,22177,6796,24338,10301c26523,13806,27624,17486,27624,21324c27624,24875,26653,28222,24733,31377c22798,34510,19886,37044,15985,38986c21008,40459,24870,42976,27578,46544c30294,50116,31660,54305,31660,59159c31660,63059,30842,66700,29187,70069c27539,73400,25507,75979,23080,77813c20658,79620,17594,81008,13930,81934c10295,82859,5820,83322,525,83322l0,83322l0,73490l525,73490c4076,73490,6570,73354,8004,73072c10561,72632,12678,71881,14370,70820c16092,69765,17481,68218,18586,66192c19687,64165,20241,61828,20241,59159c20241,56071,19445,53362,17859,51065c16267,48773,14066,47164,11221,46239l0,44940l0,34814l8309,34047c11108,33206,13202,31817,14636,29898c16047,27962,16752,25535,16752,22600c16752,19846,16092,17396,14771,15302c13445,13208,11548,11752,9082,10984l0,10145l0,0x">
                  <v:stroke weight="0pt" endcap="round" joinstyle="round" on="false" color="#000000" opacity="0"/>
                  <v:fill on="true" color="#262626"/>
                </v:shape>
                <v:shape id="Shape 3527" style="position:absolute;width:489;height:617;left:55924;top:11811;" coordsize="48971,61733" path="m0,0l10251,0l10251,33488c10251,38828,10454,42418,10871,44291c11509,46961,12874,49078,14969,50624c17046,52165,19626,52939,22691,52939c25756,52939,28639,52143,31332,50557c34019,48988,35938,46854,37044,44139c38167,41430,38738,37479,38738,32342l38738,0l48971,0l48971,60367l39822,60367l39822,51483c35103,58318,28730,61733,20658,61733c17086,61733,13761,61050,10674,59684c7586,58318,5295,56596,3794,54547c2292,52476,1259,49936,638,46939c220,44935,0,41757,0,37394l0,0x">
                  <v:stroke weight="0pt" endcap="round" joinstyle="round" on="false" color="#000000" opacity="0"/>
                  <v:fill on="true" color="#262626"/>
                </v:shape>
                <v:shape id="Shape 3528" style="position:absolute;width:256;height:843;left:56574;top:11581;" coordsize="25631,84343" path="m0,0l10227,0l10227,29723l25631,22158l25631,30127l14263,35830c11001,39714,9370,45336,9370,52696c9370,59910,10363,65153,12344,68376c15567,73642,19931,76267,25422,76267l25631,76162l25631,84343l9505,75759l9505,83322l0,83322l0,0x">
                  <v:stroke weight="0pt" endcap="round" joinstyle="round" on="false" color="#000000" opacity="0"/>
                  <v:fill on="true" color="#262626"/>
                </v:shape>
                <v:shape id="Shape 3529" style="position:absolute;width:267;height:630;left:56830;top:11797;" coordsize="26732,63098" path="m1157,0c4860,0,8365,745,11673,2246c15003,3748,17740,5842,19874,8551c22013,11266,23690,14529,24903,18367c26117,22177,26732,26280,26732,30643c26732,40984,24175,48988,19039,54632c13925,60276,7795,63098,650,63098l0,62753l0,54572l11368,48858c14630,44974,16262,39178,16262,31484c16262,23588,14692,17791,11565,14043c8433,10295,4663,8421,232,8421l0,8537l0,568l1157,0x">
                  <v:stroke weight="0pt" endcap="round" joinstyle="round" on="false" color="#000000" opacity="0"/>
                  <v:fill on="true" color="#262626"/>
                </v:shape>
                <v:shape id="Shape 3530" style="position:absolute;width:256;height:843;left:57221;top:11581;" coordsize="25628,84353" path="m0,0l10205,0l10205,29723l25628,22149l25628,30129l14263,35830c11002,39714,9369,45336,9369,52696c9369,59910,10340,65153,12321,68376c15544,73642,19908,76267,25399,76267l25628,76152l25628,84353l9477,75759l9477,83322l0,83322l0,0x">
                  <v:stroke weight="0pt" endcap="round" joinstyle="round" on="false" color="#000000" opacity="0"/>
                  <v:fill on="true" color="#262626"/>
                </v:shape>
                <v:shape id="Shape 3531" style="position:absolute;width:267;height:630;left:57478;top:11797;" coordsize="26712,63098" path="m1138,0c4841,0,8368,745,11676,2246c14984,3748,17716,5842,19854,8551c21993,11266,23692,14529,24906,18367c26120,22177,26712,26280,26712,30643c26712,40984,24156,48988,19041,54632c13922,60276,7793,63098,630,63098l0,62763l0,54562l11366,48858c14628,44974,16259,39178,16259,31484c16259,23588,14696,17791,11563,14043c8436,10295,4666,8421,235,8421l0,8539l0,559l1138,0x">
                  <v:stroke weight="0pt" endcap="round" joinstyle="round" on="false" color="#000000" opacity="0"/>
                  <v:fill on="true" color="#262626"/>
                </v:shape>
                <v:shape id="Shape 39401" style="position:absolute;width:102;height:833;left:57867;top:11581;" coordsize="10233,83322" path="m0,0l10233,0l10233,83322l0,83322l0,0">
                  <v:stroke weight="0pt" endcap="round" joinstyle="round" on="false" color="#000000" opacity="0"/>
                  <v:fill on="true" color="#262626"/>
                </v:shape>
                <v:shape id="Shape 3533" style="position:absolute;width:279;height:627;left:58094;top:11798;" coordsize="27988,62717" path="m27988,0l27988,8470l16449,13062c13247,16189,11487,20405,11131,25671l27988,25671l27988,34070l10584,34070c10956,40708,12829,45805,16205,49333l27988,54254l27988,62717l7761,54864c2580,49417,0,41792,0,31976c0,21816,2603,13942,7823,8343l27988,0x">
                  <v:stroke weight="0pt" endcap="round" joinstyle="round" on="false" color="#000000" opacity="0"/>
                  <v:fill on="true" color="#262626"/>
                </v:shape>
                <v:shape id="Shape 3534" style="position:absolute;width:273;height:208;left:58374;top:12220;" coordsize="27310,20811" path="m16744,0l27310,1298c25657,7473,22568,12282,18070,15697c13549,19117,7792,20811,782,20811l0,20507l0,12044l826,12389c4574,12389,7775,11396,10439,9437c13086,7473,15203,4318,16744,0x">
                  <v:stroke weight="0pt" endcap="round" joinstyle="round" on="false" color="#000000" opacity="0"/>
                  <v:fill on="true" color="#262626"/>
                </v:shape>
                <v:shape id="Shape 3535" style="position:absolute;width:276;height:341;left:58374;top:11797;" coordsize="27660,34148" path="m189,0c8278,0,14870,2732,19989,8246c25103,13733,27660,21449,27660,31439c27660,32032,27638,32941,27615,34148l0,34148l0,25750l16857,25750c16417,20681,15112,16865,12995,14331c9734,10380,5523,8421,319,8421l0,8548l0,78l189,0x">
                  <v:stroke weight="0pt" endcap="round" joinstyle="round" on="false" color="#000000" opacity="0"/>
                  <v:fill on="true" color="#262626"/>
                </v:shape>
                <v:shape id="Shape 3536" style="position:absolute;width:2328;height:0;left:45150;top:13630;" coordsize="232831,0" path="m0,0l232831,0">
                  <v:stroke weight="1.24999pt" endcap="round" joinstyle="round" on="true" color="#64b5cd"/>
                  <v:fill on="false" color="#000000" opacity="0"/>
                </v:shape>
                <v:shape id="Shape 3537" style="position:absolute;width:312;height:833;left:48495;top:13204;" coordsize="31264,83339" path="m0,0l31264,0l31264,10162l27691,9832l11023,9832l11023,35035l29063,35035l31264,34831l31264,44957l30294,44845l11023,44845l11023,73484l31264,73484l31264,83339l0,83339l0,0x">
                  <v:stroke weight="0pt" endcap="round" joinstyle="round" on="false" color="#000000" opacity="0"/>
                  <v:fill on="true" color="#262626"/>
                </v:shape>
                <v:shape id="Shape 3538" style="position:absolute;width:316;height:833;left:48807;top:13204;" coordsize="31665,83339" path="m0,0l22,0c6372,0,11487,858,15325,2534c19185,4233,22182,6813,24344,10318c26529,13823,27629,17503,27629,21319c27629,24892,26658,28239,24739,31394c22797,34527,19891,37061,15985,38980c21014,40476,24892,42993,27584,46566c30293,50111,31665,54327,31665,59176c31665,63076,30847,66716,29192,70069c27539,73416,25512,75996,23085,77831c20658,79637,17616,81025,13936,81951c10301,82877,5825,83339,530,83339l0,83339l0,73484l530,73484c4081,73484,6570,73354,8026,73089c10561,72649,12677,71898,14376,70837c16098,69781,17486,68218,18587,66209c19693,64182,20241,61845,20241,59176c20241,56066,19451,53379,17859,51082c16273,48790,14066,47159,11244,46256l0,44957l0,34831l8314,34064c11114,33223,13208,31834,14641,29915c16053,27979,16758,25529,16758,22617c16758,19863,16098,17419,14771,15319c13450,13202,11554,11774,9087,11001l0,10162l0,0x">
                  <v:stroke weight="0pt" endcap="round" joinstyle="round" on="false" color="#000000" opacity="0"/>
                  <v:fill on="true" color="#262626"/>
                </v:shape>
                <v:shape id="Shape 3539" style="position:absolute;width:489;height:617;left:49260;top:13433;" coordsize="48948,61733" path="m0,0l10228,0l10228,33471c10228,38805,10425,42423,10849,44275c11487,46961,12852,49078,14946,50624c17018,52143,19597,52916,22662,52916c25727,52916,28617,52143,31309,50557c33996,48993,35915,46854,37016,44139c38139,41430,38715,37484,38715,32320l38715,0l48948,0l48948,60367l39793,60367l39793,51483c35074,58318,28707,61733,20636,61733c17063,61733,13732,61050,10645,59684c7558,58318,5266,56596,3771,54547c2269,52476,1231,49942,615,46939c198,44935,0,41757,0,37394l0,0x">
                  <v:stroke weight="0pt" endcap="round" joinstyle="round" on="false" color="#000000" opacity="0"/>
                  <v:fill on="true" color="#262626"/>
                </v:shape>
                <v:shape id="Shape 3540" style="position:absolute;width:256;height:843;left:49909;top:13204;" coordsize="25631,84360" path="m0,0l10228,0l10228,29740l25631,22175l25631,30144l14263,35847c11001,39731,9370,45353,9370,52696c9370,59926,10363,65153,12344,68393c15562,73637,19930,76284,25422,76284l25631,76179l25631,84360l9499,75776l9499,83339l0,83339l0,0x">
                  <v:stroke weight="0pt" endcap="round" joinstyle="round" on="false" color="#000000" opacity="0"/>
                  <v:fill on="true" color="#262626"/>
                </v:shape>
                <v:shape id="Shape 3541" style="position:absolute;width:267;height:630;left:50166;top:13420;" coordsize="26732,63099" path="m1157,0c4860,0,8365,751,11673,2247c15003,3748,17734,5842,19874,8551c22013,11266,23690,14529,24903,18367c26117,22177,26732,26280,26732,30643c26732,40984,24175,48988,19038,54632c13919,60276,7794,63099,649,63099l0,62753l0,54572l11362,48858c14625,44975,16261,39178,16261,31484c16261,23588,14692,17791,11559,14043c8455,10295,4662,8421,231,8421l0,8537l0,568l1157,0x">
                  <v:stroke weight="0pt" endcap="round" joinstyle="round" on="false" color="#000000" opacity="0"/>
                  <v:fill on="true" color="#262626"/>
                </v:shape>
                <v:shape id="Shape 3542" style="position:absolute;width:256;height:843;left:50557;top:13204;" coordsize="25631,84369" path="m0,0l10211,0l10211,29740l25631,22164l25631,30144l14269,35847c11007,39731,9370,45353,9370,52696c9370,59926,10341,65153,12328,68393c15545,73637,19914,76284,25400,76284l25631,76168l25631,84369l9483,75776l9483,83339l0,83339l0,0x">
                  <v:stroke weight="0pt" endcap="round" joinstyle="round" on="false" color="#000000" opacity="0"/>
                  <v:fill on="true" color="#262626"/>
                </v:shape>
                <v:shape id="Shape 3543" style="position:absolute;width:267;height:630;left:50813;top:13420;" coordsize="26715,63099" path="m1134,0c4843,0,8371,751,11678,2247c15008,3748,17718,5842,19857,8551c21996,11266,23695,14529,24903,18367c26117,22177,26715,26280,26715,30643c26715,40984,24158,48988,19038,54632c13925,60276,7795,63099,632,63099l0,62762l0,54561l11368,48858c14630,44975,16261,39178,16261,31484c16261,23588,14698,17791,11565,14043c8433,10295,4662,8421,231,8421l0,8537l0,557l1134,0x">
                  <v:stroke weight="0pt" endcap="round" joinstyle="round" on="false" color="#000000" opacity="0"/>
                  <v:fill on="true" color="#262626"/>
                </v:shape>
                <v:shape id="Shape 39402" style="position:absolute;width:102;height:833;left:51203;top:13204;" coordsize="10233,83345" path="m0,0l10233,0l10233,83345l0,83345l0,0">
                  <v:stroke weight="0pt" endcap="round" joinstyle="round" on="false" color="#000000" opacity="0"/>
                  <v:fill on="true" color="#262626"/>
                </v:shape>
                <v:shape id="Shape 3545" style="position:absolute;width:279;height:627;left:51429;top:13420;" coordsize="27994,62717" path="m27994,0l27994,8469l16448,13040c13253,16195,11486,20405,11137,25672l27994,25672l27994,34070l10583,34070c10962,40708,12835,45782,16205,49310l27994,54253l27994,62717l7761,54864c2579,49418,0,41792,0,31976c0,21816,2602,13943,7829,8343l27994,0x">
                  <v:stroke weight="0pt" endcap="round" joinstyle="round" on="false" color="#000000" opacity="0"/>
                  <v:fill on="true" color="#262626"/>
                </v:shape>
                <v:shape id="Shape 3546" style="position:absolute;width:273;height:208;left:51709;top:13843;" coordsize="27305,20811" path="m16744,0l27305,1298c25650,7473,22563,12282,18064,15697c13549,19095,7792,20811,782,20811l0,20507l0,12043l827,12390c4575,12390,7769,11396,10439,9437c13086,7451,15203,4324,16744,0x">
                  <v:stroke weight="0pt" endcap="round" joinstyle="round" on="false" color="#000000" opacity="0"/>
                  <v:fill on="true" color="#262626"/>
                </v:shape>
                <v:shape id="Shape 3547" style="position:absolute;width:276;height:341;left:51709;top:13420;" coordsize="27660,34148" path="m189,0c8277,0,14870,2732,19984,8224c25103,13733,27660,21449,27660,31417c27660,32032,27638,32941,27615,34148l0,34148l0,25750l16857,25750c16416,20658,15113,16865,12996,14331c9734,10386,5523,8421,319,8421l0,8548l0,78l189,0x">
                  <v:stroke weight="0pt" endcap="round" joinstyle="round" on="false" color="#000000" opacity="0"/>
                  <v:fill on="true" color="#262626"/>
                </v:shape>
                <v:shape id="Shape 3548" style="position:absolute;width:282;height:630;left:52397;top:13420;" coordsize="28275,63088" path="m28275,0l28275,8468l15567,14213c12192,18029,10515,23803,10515,31547c10515,39263,12192,45060,15567,48898l28275,54666l28275,63088l7806,54960c2602,49536,0,41730,0,31547c0,20366,3110,12074,9308,6695l28275,0x">
                  <v:stroke weight="0pt" endcap="round" joinstyle="round" on="false" color="#000000" opacity="0"/>
                  <v:fill on="true" color="#262626"/>
                </v:shape>
                <v:shape id="Shape 3549" style="position:absolute;width:282;height:630;left:52679;top:13420;" coordsize="28282,63099" path="m14,0c8329,0,15096,2709,20362,8156c25634,13603,28282,21099,28282,30689c28282,38450,27113,44579,24776,49033c22456,53486,19064,56952,14588,59396c10135,61868,5281,63099,14,63099l0,63093l0,54671l14,54677c5106,54677,9339,52736,12714,48881c16067,45020,17760,39133,17760,31197c17760,23746,16067,18079,12669,14241c9271,10386,5061,8467,14,8467l0,8473l0,5l14,0x">
                  <v:stroke weight="0pt" endcap="round" joinstyle="round" on="false" color="#000000" opacity="0"/>
                  <v:fill on="true" color="#262626"/>
                </v:shape>
                <v:shape id="Shape 3550" style="position:absolute;width:490;height:617;left:53082;top:13420;" coordsize="49055,61733" path="m28397,0c32032,0,35385,638,38449,1959c41492,3262,43783,4984,45307,7101c46832,9234,47887,11752,48485,14659c48858,16555,49055,19863,49055,24604l49055,61733l38805,61733l38805,24999c38805,20833,38404,17723,37614,15652c36818,13603,35407,11949,33381,10713c31371,9477,28990,8862,26258,8862c21894,8862,18124,10250,14969,13005c11797,15787,10205,21031,10205,28747l10205,61733l0,61733l0,1366l9194,1366l9194,9940c13626,3308,20038,0,28397,0x">
                  <v:stroke weight="0pt" endcap="round" joinstyle="round" on="false" color="#000000" opacity="0"/>
                  <v:fill on="true" color="#262626"/>
                </v:shape>
                <v:shape id="Shape 39403" style="position:absolute;width:102;height:833;left:53727;top:13204;" coordsize="10250,83345" path="m0,0l10250,0l10250,83345l0,83345l0,0">
                  <v:stroke weight="0pt" endcap="round" joinstyle="round" on="false" color="#000000" opacity="0"/>
                  <v:fill on="true" color="#262626"/>
                </v:shape>
                <v:shape id="Shape 3552" style="position:absolute;width:553;height:848;left:53930;top:13433;" coordsize="55321,84863" path="m0,0l11024,0l23594,34944c25225,39398,26681,44054,27980,48948c29148,44229,30559,39640,32168,35187l45065,0l55321,0l32348,61383c29876,68020,27980,72581,26613,75076c24807,78468,22713,80940,20354,82504c18017,84067,15195,84863,11927,84863c9968,84863,7784,84446,5357,83605l4211,74015c6441,74613,8399,74918,10053,74918c12350,74918,14157,74523,15522,73772c16888,73022,18017,71966,18875,70600c19535,69584,20574,67027,22008,62991c22205,62416,22487,61580,22933,60480l0,0x">
                  <v:stroke weight="0pt" endcap="round" joinstyle="round" on="false" color="#000000" opacity="0"/>
                  <v:fill on="true" color="#262626"/>
                </v:shape>
                <v:shape id="Shape 3553" style="position:absolute;width:736;height:861;left:48468;top:14812;" coordsize="73665,86161" path="m39313,0c47667,0,54677,2117,60344,6372c66034,10606,70002,16577,72231,24254l61383,26833c59441,20766,56642,16357,52961,13580c49275,10803,44669,9415,39093,9415c32698,9415,27341,10956,23040,14043c18739,17108,15697,21229,13953,26410c12237,31569,11350,36909,11350,42395c11350,49473,12389,55671,14438,60942c16516,66231,19710,70199,24073,72801c28442,75426,33161,76724,38252,76724c44427,76724,49654,74940,53927,71390c58205,67817,61117,62551,62636,55541l73665,58318c71345,67377,67179,74280,61185,79044c55185,83779,47842,86161,39155,86161c30163,86161,22865,84333,17238,80698c11593,77034,7320,71723,4385,64798c1456,57855,0,50398,0,42440c0,33776,1654,26190,4961,19755c8291,13293,12988,8376,19112,5023c25224,1676,31970,0,39313,0x">
                  <v:stroke weight="0pt" endcap="round" joinstyle="round" on="false" color="#000000" opacity="0"/>
                  <v:fill on="true" color="#262626"/>
                </v:shape>
                <v:shape id="Shape 3554" style="position:absolute;width:282;height:630;left:49289;top:15042;" coordsize="28275,63059" path="m28275,0l28275,8470l15561,14207c12192,18023,10515,23803,10515,31541c10515,39257,12192,45054,15561,48892l28275,54652l28275,63059l7800,54954c2596,49530,0,41724,0,31541c0,20360,3104,12068,9325,6689l28275,0x">
                  <v:stroke weight="0pt" endcap="round" joinstyle="round" on="false" color="#000000" opacity="0"/>
                  <v:fill on="true" color="#262626"/>
                </v:shape>
                <v:shape id="Shape 3555" style="position:absolute;width:282;height:630;left:49572;top:15042;" coordsize="28276,63082" path="m31,0c8323,0,15113,2710,20362,8156c25629,13581,28276,21099,28276,30689c28276,38450,27107,44557,24793,49033c22456,53486,19059,56929,14605,59396c10152,61868,5303,63082,31,63082l0,63070l0,54663l31,54677c5106,54677,9339,52741,12709,48881c16084,45020,17760,39110,17760,31197c17760,23723,16061,18079,12663,14241c9271,10386,5061,8467,31,8467l0,8481l0,11l31,0x">
                  <v:stroke weight="0pt" endcap="round" joinstyle="round" on="false" color="#000000" opacity="0"/>
                  <v:fill on="true" color="#262626"/>
                </v:shape>
                <v:shape id="Shape 3556" style="position:absolute;width:490;height:617;left:49974;top:15042;" coordsize="49055,61733" path="m28419,0c32060,0,35413,638,38455,1959c41520,3263,43789,4984,45307,7101c46832,9217,47887,11729,48508,14642c48880,16555,49055,19863,49055,24604l49055,61733l38828,61733l38828,24999c38828,20834,38410,17707,37614,15652c36824,13581,35430,11949,33403,10713c31377,9477,28996,8862,26258,8862c21895,8862,18147,10250,14969,13005c11819,15787,10233,21031,10233,28753l10233,61733l0,61733l0,1344l9217,1344l9217,9946c13648,3308,20043,0,28419,0x">
                  <v:stroke weight="0pt" endcap="round" joinstyle="round" on="false" color="#000000" opacity="0"/>
                  <v:fill on="true" color="#262626"/>
                </v:shape>
                <v:shape id="Shape 3557" style="position:absolute;width:294;height:822;left:50566;top:14845;" coordsize="29413,82261" path="m17661,0l17661,21076l27956,21076l27956,29057l17661,29057l17661,64335c17661,67270,17837,69144,18186,69979c18564,70798,19157,71458,19953,71966c20766,72474,21934,72717,23458,72717c24604,72717,26105,72581,27956,72316l29413,81358c26545,81951,23966,82261,21691,82261c17988,82261,15099,81663,13050,80495c11023,79326,9567,77763,8732,75866c7913,73947,7496,69911,7496,63782l7496,29057l0,29057l0,21076l7496,21076l7496,6130l17661,0x">
                  <v:stroke weight="0pt" endcap="round" joinstyle="round" on="false" color="#000000" opacity="0"/>
                  <v:fill on="true" color="#262626"/>
                </v:shape>
                <v:shape id="Shape 3558" style="position:absolute;width:264;height:366;left:50910;top:15306;" coordsize="26469,36682" path="m26469,0l26469,8631l25309,8901c21098,9493,18124,10176,16358,10950c14641,11700,13292,12801,12327,14257c11379,15713,10916,17345,10916,19128c10916,21843,11949,24112,13998,25941c16075,27753,19095,28678,23085,28678l26469,27841l26469,35667l20636,36682c13998,36682,8907,35068,5334,31828c1783,28588,0,24468,0,19416c0,16464,660,13749,2026,11322c3375,8878,5136,6891,7320,5418c9505,3939,11949,2833,14686,2088c16668,1535,19710,1027,23768,519l26469,0x">
                  <v:stroke weight="0pt" endcap="round" joinstyle="round" on="false" color="#000000" opacity="0"/>
                  <v:fill on="true" color="#262626"/>
                </v:shape>
                <v:shape id="Shape 3559" style="position:absolute;width:247;height:195;left:50928;top:15046;" coordsize="24703,19558" path="m24703,0l24703,8321l15099,10607c12807,12283,11108,15258,10008,19558l0,18192c903,13914,2399,10454,4493,7807c6570,5182,9590,3156,13535,1745l24703,0x">
                  <v:stroke weight="0pt" endcap="round" joinstyle="round" on="false" color="#000000" opacity="0"/>
                  <v:fill on="true" color="#262626"/>
                </v:shape>
                <v:shape id="Shape 3560" style="position:absolute;width:291;height:620;left:51175;top:15042;" coordsize="29139,62067" path="m2526,0c7685,0,11850,593,15068,1806c18313,3020,20672,4538,22191,6395c23715,8224,24770,10538,25369,13360c25719,15105,25871,18231,25871,22775l25871,36423c25871,45945,26097,51968,26537,54480c26977,56991,27835,59419,29139,61733l18443,61733c17388,59594,16699,57127,16394,54282c12601,57500,8960,59774,5455,61118l0,62067l0,54241l7132,52476c10196,50754,12449,48395,13899,45420c15006,43106,15553,39686,15553,35187l15553,31417l0,35031l0,26400l15553,23413c15575,22002,15598,21121,15598,20749c15598,16578,14627,13626,12691,11927c10089,9613,6206,8467,1047,8467l0,8716l0,395l2526,0x">
                  <v:stroke weight="0pt" endcap="round" joinstyle="round" on="false" color="#000000" opacity="0"/>
                  <v:fill on="true" color="#262626"/>
                </v:shape>
                <v:shape id="Shape 3561" style="position:absolute;width:525;height:630;left:51561;top:15042;" coordsize="52589,63082" path="m27517,0c34064,0,39426,1654,43614,4984c47780,8292,50450,12988,51618,19095l41673,20636c40724,16578,39048,13513,36644,11487c34245,9437,31332,8422,27917,8422c22758,8422,18564,10250,15347,13953c12130,17639,10521,23481,10521,31485c10521,39595,12062,45482,15172,49168c18299,52826,22335,54677,27341,54677c31355,54677,34708,53447,37394,50975c40087,48508,41808,44715,42530,39595l52589,40922c51483,47842,48660,53289,44145,57217c39601,61140,34047,63082,27455,63082c19185,63082,12548,60389,7541,54988c2517,49586,0,41848,0,31772c0,25242,1084,19558,3240,14659c5402,9765,8687,6107,13101,3658c17509,1214,22313,0,27517,0x">
                  <v:stroke weight="0pt" endcap="round" joinstyle="round" on="false" color="#000000" opacity="0"/>
                  <v:fill on="true" color="#262626"/>
                </v:shape>
                <v:shape id="Shape 3562" style="position:absolute;width:294;height:822;left:52118;top:14845;" coordsize="29436,82261" path="m17662,0l17662,21076l27957,21076l27957,29057l17662,29057l17662,64335c17662,67270,17842,69144,18215,69979c18564,70798,19163,71458,19976,71966c20794,72474,21963,72717,23464,72717c24610,72717,26105,72581,27957,72316l29436,81358c26569,81951,23989,82261,21697,82261c17995,82261,15105,81663,13056,80495c11024,79326,9596,77763,8755,75866c7919,73947,7496,69911,7496,63782l7496,29057l0,29057l0,21076l7496,21076l7496,6130l17662,0x">
                  <v:stroke weight="0pt" endcap="round" joinstyle="round" on="false" color="#000000" opacity="0"/>
                  <v:fill on="true" color="#262626"/>
                </v:shape>
                <v:shape id="Shape 3563" style="position:absolute;width:381;height:833;left:52742;top:14826;" coordsize="38179,83339" path="m31992,0l38179,0l38179,10136l37705,8749c36621,14111,35125,19400,33206,24672l24057,49123l38179,49123l38179,58075l20856,58075l11706,83339l0,83339l31992,0x">
                  <v:stroke weight="0pt" endcap="round" joinstyle="round" on="false" color="#000000" opacity="0"/>
                  <v:fill on="true" color="#262626"/>
                </v:shape>
                <v:shape id="Shape 3564" style="position:absolute;width:398;height:833;left:53124;top:14826;" coordsize="39810,83339" path="m0,0l5701,0l39810,83339l27262,83339l17514,58075l0,58075l0,49123l14122,49123l5435,26038l0,10136l0,0x">
                  <v:stroke weight="0pt" endcap="round" joinstyle="round" on="false" color="#000000" opacity="0"/>
                  <v:fill on="true" color="#262626"/>
                </v:shape>
                <v:shape id="Shape 3565" style="position:absolute;width:490;height:617;left:53597;top:15042;" coordsize="49056,61733" path="m28397,0c32032,0,35385,638,38450,1959c41492,3263,43784,4984,45308,7101c46809,9217,47864,11729,48480,14642c48858,16555,49056,19863,49056,24604l49056,61733l38805,61733l38805,24999c38805,20834,38405,17707,37614,15652c36818,13581,35407,11949,33381,10713c31349,9477,28989,8862,26258,8862c21889,8862,18124,10250,14946,13005c11791,15787,10205,21031,10205,28753l10205,61733l0,61733l0,1344l9189,1344l9189,9946c13626,3308,20038,0,28397,0x">
                  <v:stroke weight="0pt" endcap="round" joinstyle="round" on="false" color="#000000" opacity="0"/>
                  <v:fill on="true" color="#262626"/>
                </v:shape>
                <v:shape id="Shape 3566" style="position:absolute;width:251;height:195;left:54224;top:15709;" coordsize="25188,19513" path="m152,0l10098,1479c10515,4544,11661,6790,13558,8201c16115,10098,19580,11023,23966,11023l25188,10709l25188,19250l24011,19513c16820,19513,11023,17881,6570,14664c2139,11424,0,6525,152,0x">
                  <v:stroke weight="0pt" endcap="round" joinstyle="round" on="false" color="#000000" opacity="0"/>
                  <v:fill on="true" color="#262626"/>
                </v:shape>
                <v:shape id="Shape 3567" style="position:absolute;width:270;height:617;left:54205;top:15042;" coordsize="27084,61733" path="m26150,0l27084,456l27084,8565l26879,8467c22335,8467,18457,10318,15279,14021c12107,17707,10515,23170,10515,30446c10515,38388,12085,44162,15211,47803c18367,51438,22312,53244,27054,53244l27084,53230l27084,61270l26105,61733c17791,61733,11357,58736,6812,52741c2269,46741,0,39579,0,31197c0,25445,1039,20128,3132,15279c5204,10386,8224,6638,12192,3968c16137,1321,20816,0,26150,0x">
                  <v:stroke weight="0pt" endcap="round" joinstyle="round" on="false" color="#000000" opacity="0"/>
                  <v:fill on="true" color="#262626"/>
                </v:shape>
                <v:shape id="Shape 3568" style="position:absolute;width:261;height:855;left:54476;top:15047;" coordsize="26120,85511" path="m0,0l16705,8163l16705,887l26120,887l26120,53075c26120,62490,25149,69150,23252,73051c21333,76979,18314,80083,14148,82358l0,85511l0,76969l9734,74462c12336,72565,14080,69924,14983,66503c15514,64432,15756,60046,15711,53386l0,60814l0,52773l11788,47363c14960,43751,16569,38061,16569,30345c16569,22957,14938,17403,11653,13655l0,8108l0,0x">
                  <v:stroke weight="0pt" endcap="round" joinstyle="round" on="false" color="#000000" opacity="0"/>
                  <v:fill on="true" color="#262626"/>
                </v:shape>
                <v:shape id="Shape 39404" style="position:absolute;width:102;height:833;left:54890;top:14826;" coordsize="10233,83345" path="m0,0l10233,0l10233,83345l0,83345l0,0">
                  <v:stroke weight="0pt" endcap="round" joinstyle="round" on="false" color="#000000" opacity="0"/>
                  <v:fill on="true" color="#262626"/>
                </v:shape>
                <v:shape id="Shape 3570" style="position:absolute;width:280;height:627;left:55116;top:15043;" coordsize="28010,62701" path="m28010,0l28010,8469l16470,13040c13270,16195,11509,20383,11153,25672l28010,25672l28010,34076l10606,34076c10978,40708,12852,45782,16205,49310l28010,54253l28010,62701l7784,54864c2602,49418,0,41792,0,31976c0,21816,2619,13943,7846,8343l28010,0x">
                  <v:stroke weight="0pt" endcap="round" joinstyle="round" on="false" color="#000000" opacity="0"/>
                  <v:fill on="true" color="#262626"/>
                </v:shape>
                <v:shape id="Shape 3571" style="position:absolute;width:273;height:207;left:55397;top:15465;" coordsize="27305,20794" path="m16744,0l27305,1298c25651,7473,22569,12282,18049,15697c13550,19095,7769,20794,781,20794l0,20491l0,12043l826,12389c4575,12389,7769,11402,10440,9437c13086,7451,15203,4301,16744,0x">
                  <v:stroke weight="0pt" endcap="round" joinstyle="round" on="false" color="#000000" opacity="0"/>
                  <v:fill on="true" color="#262626"/>
                </v:shape>
                <v:shape id="Shape 3572" style="position:absolute;width:276;height:341;left:55397;top:15042;" coordsize="27660,34154" path="m189,0c8255,0,14870,2732,19989,8224c25104,13710,27660,21455,27660,31417c27660,32038,27637,32941,27592,34154l0,34154l0,25750l16857,25750c16417,20659,15112,16866,12996,14331c9734,10386,5500,8422,319,8422l0,8548l0,78l189,0x">
                  <v:stroke weight="0pt" endcap="round" joinstyle="round" on="false" color="#000000" opacity="0"/>
                  <v:fill on="true" color="#262626"/>
                </v:shape>
                <v:shape id="Shape 3573" style="position:absolute;width:2328;height:0;left:45150;top:16874;" coordsize="232831,0" path="m0,0l232831,0">
                  <v:stroke weight="1.24999pt" endcap="flat" joinstyle="round" on="true" color="#333333"/>
                  <v:fill on="false" color="#000000" opacity="0"/>
                </v:shape>
                <v:shape id="Shape 3574" style="position:absolute;width:634;height:634;left:45996;top:16557;" coordsize="63499,63499" path="m31750,0c40171,0,48259,3353,54215,9302c60169,15257,63499,23345,63499,31750c63499,40171,60169,48265,54215,54215c48259,60169,40171,63499,31750,63499c23345,63499,15257,60169,9302,54215c3347,48265,0,40171,0,31750c0,23345,3347,15257,9302,9302c15257,3353,23345,0,31750,0x">
                  <v:stroke weight="0.55555pt" endcap="flat" joinstyle="round" on="true" color="#333333"/>
                  <v:fill on="true" color="#333333"/>
                </v:shape>
                <v:shape id="Shape 3575" style="position:absolute;width:551;height:836;left:48444;top:16445;" coordsize="55162,83672" path="m29080,0c37061,0,43388,2230,48045,6660c52718,11091,55055,16583,55055,23153c55055,26483,54372,29768,52984,32986c51634,36203,49366,39601,46210,43151c43038,46724,37789,51618,30423,57810c24293,62974,20348,66480,18586,68308c16865,70137,15409,71989,14286,73840l55162,73840l55162,83672l67,83672c0,81228,395,78846,1253,76577c2664,72830,4916,69121,7981,65486c11091,61845,15544,57657,21386,52871c30445,45443,36575,39578,39753,35232c42925,30892,44534,26788,44534,22911c44534,18852,43083,15460,40171,12677c37258,9878,33488,8489,28837,8489c23898,8489,19975,9968,17018,12920c14043,15878,12541,19953,12525,25179l2003,24124c2709,16273,5424,10295,10120,6175c14816,2071,21144,0,29080,0x">
                  <v:stroke weight="0pt" endcap="flat" joinstyle="round" on="false" color="#000000" opacity="0"/>
                  <v:fill on="true" color="#262626"/>
                </v:shape>
                <v:shape id="Shape 3576" style="position:absolute;width:231;height:421;left:49072;top:16661;" coordsize="23105,42172" path="m23105,0l23105,14018l10052,32803l23105,32803l23105,42172l0,42172l0,32803l23105,0x">
                  <v:stroke weight="0pt" endcap="flat" joinstyle="round" on="false" color="#000000" opacity="0"/>
                  <v:fill on="true" color="#262626"/>
                </v:shape>
                <v:shape id="Shape 3577" style="position:absolute;width:345;height:833;left:49303;top:16449;" coordsize="34530,83317" path="m14927,0l23264,0l23264,53994l34530,53994l34530,63364l23264,63364l23264,83317l13053,83317l13053,63364l0,63364l0,53994l13053,53994l13053,16425l0,35210l0,21192l14927,0x">
                  <v:stroke weight="0pt" endcap="flat" joinstyle="round" on="false" color="#000000" opacity="0"/>
                  <v:fill on="true" color="#262626"/>
                </v:shape>
                <v:shape id="Shape 3578" style="position:absolute;width:157;height:315;left:49777;top:16435;" coordsize="15787,31530" path="m15765,0l15787,9l15787,6139l9019,8952c7146,10803,6220,13072,6220,15720c6220,18389,7146,20658,9019,22533l15787,25323l15787,31520l15765,31530c11418,31530,7715,30006,4628,26941c1541,23853,0,20128,0,15720c0,11374,1541,7671,4628,4583c7715,1518,11418,0,15765,0x">
                  <v:stroke weight="0pt" endcap="flat" joinstyle="round" on="false" color="#000000" opacity="0"/>
                  <v:fill on="true" color="#262626"/>
                </v:shape>
                <v:shape id="Shape 3579" style="position:absolute;width:157;height:315;left:49935;top:16435;" coordsize="15765,31511" path="m0,0l11153,4574c14218,7661,15765,11364,15765,15710c15765,20073,14218,23805,11137,26909l0,31511l0,25313l22,25323c2648,25323,4871,24397,6768,22523c8641,20649,9567,18380,9567,15710c9567,13063,8641,10794,6768,8943c4871,7046,2648,6120,22,6120l0,6130l0,0x">
                  <v:stroke weight="0pt" endcap="flat" joinstyle="round" on="false" color="#000000" opacity="0"/>
                  <v:fill on="true" color="#262626"/>
                </v:shape>
                <v:shape id="Shape 3580" style="position:absolute;width:2328;height:0;left:45150;top:18497;" coordsize="232831,0" path="m0,0l232831,0">
                  <v:stroke weight="1.24999pt" endcap="flat" dashstyle="1 1" joinstyle="round" on="true" color="#333333"/>
                  <v:fill on="false" color="#000000" opacity="0"/>
                </v:shape>
                <v:shape id="Shape 3581" style="position:absolute;width:634;height:634;left:45996;top:18180;" coordsize="63499,63499" path="m15872,0l31750,15872l47622,0l63499,15872l47622,31750l63499,47622l47622,63499l31750,47622l15872,63499l0,47622l15872,31750l0,15872l15872,0x">
                  <v:stroke weight="0.55555pt" endcap="flat" joinstyle="miter" miterlimit="4" on="true" color="#333333"/>
                  <v:fill on="true" color="#333333"/>
                </v:shape>
                <v:shape id="Shape 3582" style="position:absolute;width:306;height:836;left:48536;top:18068;" coordsize="30688,83678" path="m24118,0l30688,0l30688,83678l20483,83678l20483,18480c18011,20839,14771,23176,10780,25535c6767,27872,3194,29633,0,30824l0,20924c5729,18237,10735,14974,15014,11159c19292,7321,22335,3618,24118,0x">
                  <v:stroke weight="0pt" endcap="flat" joinstyle="miter" miterlimit="4" on="false" color="#000000" opacity="0"/>
                  <v:fill on="true" color="#262626"/>
                </v:shape>
                <v:shape id="Shape 3583" style="position:absolute;width:551;height:836;left:49091;top:18068;" coordsize="55146,83678" path="m29063,0c37044,0,43371,2230,48022,6660c52696,11091,55033,16583,55033,23153c55033,26483,54349,29769,52984,32986c51618,36203,49371,39578,46193,43151c43038,46724,37772,51595,30429,57816c24276,62975,20331,66480,18587,68308c16848,70137,15415,71989,14269,73840l55146,73840l55146,83678l67,83678c0,81229,401,78847,1258,76578c2647,72829,4899,69121,7987,65486c11069,61846,15544,57635,21392,52877c30452,45443,36559,39556,39736,35215c42931,30892,44517,26771,44517,22911c44517,18852,43061,15437,40154,12660c37264,9878,33471,8489,28820,8489c23904,8489,19958,9968,17001,12920c14049,15878,12547,19959,12502,25180l1987,24102c2715,16273,5402,10278,10103,6175c14817,2055,21127,0,29063,0x">
                  <v:stroke weight="0pt" endcap="flat" joinstyle="miter" miterlimit="4" on="false" color="#000000" opacity="0"/>
                  <v:fill on="true" color="#262626"/>
                </v:shape>
                <v:shape id="Shape 3584" style="position:absolute;width:271;height:851;left:49753;top:18068;" coordsize="27166,85106" path="m27166,0l27166,8553l27053,8489c22357,8489,18609,10476,15787,14444c12259,19512,10521,28905,10521,42598c10521,56269,12107,65373,15302,69917l27166,76684l27166,85106l8246,76464c2738,69522,0,58233,0,42598c0,32720,1016,24807,3042,18785c5052,12790,8072,8162,12062,4899l27166,0x">
                  <v:stroke weight="0pt" endcap="flat" joinstyle="miter" miterlimit="4" on="false" color="#000000" opacity="0"/>
                  <v:fill on="true" color="#262626"/>
                </v:shape>
                <v:shape id="Shape 3585" style="position:absolute;width:271;height:851;left:50024;top:18068;" coordsize="27161,85106" path="m0,0c4454,0,8376,909,11752,2715c15122,4521,17904,7101,20105,10499c22313,13891,24034,18017,25287,22888c26546,27759,27161,34307,27161,42598c27161,52369,26151,60260,24141,66260c22138,72254,19134,76905,15144,80190c11154,83458,6107,85106,0,85106l0,85106l0,76684l0,76685c4696,76685,8642,74416,11836,69872c15060,65334,16645,56224,16645,42598c16645,28865,15060,19755,11836,15257l0,8553l0,0l0,0x">
                  <v:stroke weight="0pt" endcap="flat" joinstyle="miter" miterlimit="4" on="false" color="#000000" opacity="0"/>
                  <v:fill on="true" color="#262626"/>
                </v:shape>
                <v:shape id="Shape 3586" style="position:absolute;width:157;height:315;left:50425;top:18057;" coordsize="15773,31530" path="m15742,0l15773,13l15773,6143l8992,8929c7140,10804,6192,13072,6192,15720c6192,18390,7140,20636,8992,22533l15773,25319l15773,31517l15742,31530c11419,31530,7716,30006,4606,26918c1541,23853,0,20128,0,15720c0,11374,1541,7648,4606,4583c7716,1519,11419,0,15742,0x">
                  <v:stroke weight="0pt" endcap="flat" joinstyle="miter" miterlimit="4" on="false" color="#000000" opacity="0"/>
                  <v:fill on="true" color="#262626"/>
                </v:shape>
                <v:shape id="Shape 3587" style="position:absolute;width:157;height:315;left:50582;top:18057;" coordsize="15756,31504" path="m0,0l11168,4571c14232,7636,15756,11361,15756,15707c15756,20070,14210,23801,11123,26906l0,31504l0,25307l31,25320c2633,25320,4886,24371,6759,22520c8634,20623,9582,18377,9582,15707c9582,13060,8634,10791,6759,8917c4886,7043,2633,6117,31,6117l0,6130l0,0x">
                  <v:stroke weight="0pt" endcap="flat" joinstyle="miter" miterlimit="4" on="false" color="#000000" opacity="0"/>
                  <v:fill on="true" color="#262626"/>
                </v:shape>
                <v:shape id="Shape 3588" style="position:absolute;width:8206;height:2335;left:50123;top:0;" coordsize="820666,233537" path="m0,0l820666,0l820666,233537l0,233537l0,0x">
                  <v:stroke weight="0.833325pt" endcap="flat" joinstyle="miter" miterlimit="4" on="true" color="#1a1a1a"/>
                  <v:fill on="false" color="#ffffff"/>
                </v:shape>
                <v:shape id="Shape 3589" style="position:absolute;width:490;height:822;left:50621;top:549;" coordsize="49024,82244" path="m17441,0l49024,0l49024,3998l48333,3815c43259,3815,41362,4696,40594,7456l25293,61845c23153,69386,22509,72169,22509,73800c22509,77063,24914,78451,30739,78451c37321,78451,43174,77509,48316,75621l49024,75168l49024,79942l31992,82244l0,82244l0,80235c7078,78959,7958,78209,10233,70910l25800,15257c26681,12130,27212,9110,27212,7236c27212,3815,25293,2800,17441,2054l17441,0x">
                  <v:stroke weight="0pt" endcap="flat" joinstyle="miter" miterlimit="4" on="false" color="#000000" opacity="0"/>
                  <v:fill on="true" color="#262626"/>
                </v:shape>
                <v:shape id="Shape 3590" style="position:absolute;width:405;height:799;left:51111;top:549;" coordsize="40535,79942" path="m0,0l3604,0c26119,0,40535,13253,40535,33911c40535,48508,33327,62331,21045,71306c16185,74822,10370,77557,3918,79412l0,79942l0,75168l12601,67117c21203,58561,26515,44472,26515,30892c26515,20946,23100,13010,16880,8467l0,3998l0,0x">
                  <v:stroke weight="0pt" endcap="flat" joinstyle="miter" miterlimit="4" on="false" color="#000000" opacity="0"/>
                  <v:fill on="true" color="#262626"/>
                </v:shape>
                <v:shape id="Shape 3591" style="position:absolute;width:302;height:603;left:51544;top:1149;" coordsize="30243,60304" path="m26484,0l26681,0c26681,0,26772,0,26772,0l26947,90c27054,288,27144,372,27144,372l26879,1213l24147,10538l30243,4183l30243,6571l29570,6838c27313,8737,25324,11466,24057,14641c21348,21522,17972,33736,17972,36909c17972,38958,19846,40352,22471,40352l30243,35450l30243,40184l22843,42135c20687,42135,19011,41763,16651,40549c14777,47469,13186,54767,13186,56094c13186,58052,14777,58894,19186,58894l19186,60304l0,60304l0,58803c4013,58696,5227,57590,6266,53272c6903,50557,9172,41650,11690,32348c14975,20043,18345,6813,18345,5977c18345,4566,15923,2800,14687,3353c14596,3460,14422,3460,14422,3460l12260,3460l12085,2049l26484,0x">
                  <v:stroke weight="0pt" endcap="flat" joinstyle="miter" miterlimit="4" on="false" color="#000000" opacity="0"/>
                  <v:fill on="true" color="#262626"/>
                </v:shape>
                <v:shape id="Shape 3592" style="position:absolute;width:206;height:401;left:51847;top:1149;" coordsize="20692,40184" path="m9934,0c16566,0,20692,4386,20692,11644c20692,22769,12580,34358,2757,39457l0,40184l0,35450l5520,31970c9533,26195,12271,18169,12271,12039c12271,6615,10482,4211,6446,4013l0,6571l0,4183l1671,2441c4240,749,6892,0,9934,0x">
                  <v:stroke weight="0pt" endcap="flat" joinstyle="miter" miterlimit="4" on="false" color="#000000" opacity="0"/>
                  <v:fill on="true" color="#262626"/>
                </v:shape>
                <v:shape id="Shape 3593" style="position:absolute;width:492;height:1265;left:52159;top:422;" coordsize="49213,126536" path="m46702,0c48068,0,49213,1146,49213,2534c49213,2670,49213,3178,48599,4809l5317,123516c4544,125655,4171,126536,2518,126536c1146,126536,0,125413,0,124002c0,123889,0,123364,621,121732l44540,1146c44912,395,45799,0,46702,0x">
                  <v:stroke weight="0pt" endcap="flat" joinstyle="miter" miterlimit="4" on="false" color="#000000" opacity="0"/>
                  <v:fill on="true" color="#262626"/>
                </v:shape>
                <v:shape id="Shape 3594" style="position:absolute;width:490;height:822;left:52712;top:549;" coordsize="49025,82244" path="m17441,0l49025,0l49025,3998l48333,3815c43259,3815,41362,4696,40594,7456l25293,61845c23154,69386,22510,72169,22510,73800c22510,77063,24914,78451,30734,78451c37318,78451,43167,77509,48304,75621l49025,75160l49025,79942l31993,82244l0,82244l0,80235c7078,78959,7959,78209,10233,70910l25795,15257c26681,12130,27189,9110,27189,7236c27189,3815,25293,2800,17441,2054l17441,0x">
                  <v:stroke weight="0pt" endcap="flat" joinstyle="miter" miterlimit="4" on="false" color="#000000" opacity="0"/>
                  <v:fill on="true" color="#262626"/>
                </v:shape>
                <v:shape id="Shape 3595" style="position:absolute;width:405;height:799;left:53202;top:549;" coordsize="40535,79942" path="m0,0l3581,0c26119,0,40535,13253,40535,33911c40535,48508,33327,62331,21045,71306c16185,74822,10370,77557,3918,79412l0,79942l0,75160l12578,67117c21180,58561,26515,44472,26515,30892c26515,20946,23099,13010,16879,8467l0,3998l0,0x">
                  <v:stroke weight="0pt" endcap="flat" joinstyle="miter" miterlimit="4" on="false" color="#000000" opacity="0"/>
                  <v:fill on="true" color="#262626"/>
                </v:shape>
                <v:shape id="Shape 3596" style="position:absolute;width:429;height:647;left:53653;top:942;" coordsize="42971,64781" path="m23306,0l23792,485l12548,42423c21257,28837,27912,22668,33996,22668c37637,22668,40171,25180,40171,28927c40171,31180,38388,38122,35673,47007c34087,51883,32585,57765,32585,58696c32585,59554,33251,60389,34087,60389c35588,60389,36711,59356,41758,53006l42971,54130c37349,62263,34087,64781,29300,64781c26788,64781,25180,63302,25180,60875c25180,59752,25840,56839,27054,52256l32213,32873c32585,31377,32873,30164,32873,29786c32873,28578,31660,27426,30249,27426c26963,27426,20613,33251,15742,40634c11995,46346,10781,49524,7033,63962l0,63962l12655,16008c13208,13959,13496,12655,13581,12547c14422,9833,14885,7496,14885,6175c14885,4871,12655,3285,11334,3838c11244,3923,11137,3923,11047,3923l8619,3923l8619,2535c14218,1874,17882,1214,23306,0x">
                  <v:stroke weight="0pt" endcap="flat" joinstyle="miter" miterlimit="4" on="false" color="#000000" opacity="0"/>
                  <v:fill on="true" color="#262626"/>
                </v:shape>
                <v:shape id="Shape 3597" style="position:absolute;width:841;height:50;left:54307;top:1156;" coordsize="84135,5052" path="m4324,0l79857,0c81754,0,84135,0,84135,2535c84135,5052,81754,5052,79970,5052l4188,5052c2427,5052,0,5052,0,2535c0,0,2427,0,4324,0x">
                  <v:stroke weight="0pt" endcap="flat" joinstyle="miter" miterlimit="4" on="false" color="#000000" opacity="0"/>
                  <v:fill on="true" color="#262626"/>
                </v:shape>
                <v:shape id="Shape 3598" style="position:absolute;width:841;height:50;left:54307;top:903;" coordsize="84135,5069" path="m4188,0l79970,0c81754,0,84135,0,84135,2557c84135,5069,81754,5069,79857,5069l4324,5069c2427,5069,0,5069,0,2557c0,0,2427,0,4188,0x">
                  <v:stroke weight="0pt" endcap="flat" joinstyle="miter" miterlimit="4" on="false" color="#000000" opacity="0"/>
                  <v:fill on="true" color="#262626"/>
                </v:shape>
                <v:shape id="Shape 3599" style="position:absolute;width:513;height:880;left:55386;top:504;" coordsize="51353,88058" path="m50224,0l51353,881l46544,12147c46171,13027,45664,13293,43631,13293l18830,13293l13536,23921c28465,26546,35672,29436,41232,34945c47560,41204,49958,46961,49958,55959c49958,65481,47295,72604,41492,78248c35165,84643,26037,88058,15432,88058c5955,88058,0,85016,0,80252c0,77125,1739,75624,5424,75624c8072,75624,11001,76860,15036,79750c18830,82504,20992,83385,23526,83385c33381,83385,41119,73992,41119,61975c41119,49586,34420,41825,19862,37214c14664,35560,9590,34702,5555,34702c4544,34702,4036,34329,4036,33686c4036,33443,4036,33313,4166,33071l17966,3285l44405,3285c47075,3285,48327,2642,50224,0x">
                  <v:stroke weight="0pt" endcap="flat" joinstyle="miter" miterlimit="4" on="false" color="#000000" opacity="0"/>
                  <v:fill on="true" color="#262626"/>
                </v:shape>
                <v:shape id="Shape 3600" style="position:absolute;width:286;height:871;left:56009;top:513;" coordsize="28600,87118" path="m28600,0l28600,3151l21534,5723c15349,10926,12152,23847,12152,43972c12152,70297,17729,83832,28600,83832l28600,87118c21256,87118,14794,84075,10120,78521c4170,71443,0,56627,0,42826c0,28049,4809,13475,12152,6397l28600,0x">
                  <v:stroke weight="0pt" endcap="flat" joinstyle="miter" miterlimit="4" on="false" color="#000000" opacity="0"/>
                  <v:fill on="true" color="#262626"/>
                </v:shape>
                <v:shape id="Shape 3601" style="position:absolute;width:285;height:873;left:56295;top:511;" coordsize="28572,87313" path="m502,0c17063,0,28572,17864,28572,43789c28572,59091,23768,73778,16448,80743c11881,85174,6434,87313,0,87313l0,84028c10865,84028,16448,70493,16448,44054c16448,17599,10736,3308,107,3308l0,3347l0,195l502,0x">
                  <v:stroke weight="0pt" endcap="flat" joinstyle="miter" miterlimit="4" on="false" color="#000000" opacity="0"/>
                  <v:fill on="true" color="#262626"/>
                </v:shape>
              </v:group>
            </w:pict>
          </mc:Fallback>
        </mc:AlternateContent>
      </w:r>
    </w:p>
    <w:p w14:paraId="2C1E96DC" w14:textId="77777777" w:rsidR="007840FA" w:rsidRDefault="00E14F3D">
      <w:pPr>
        <w:spacing w:after="433" w:line="239" w:lineRule="auto"/>
        <w:ind w:left="-5"/>
      </w:pPr>
      <w:r>
        <w:t xml:space="preserve">Figure 5: Normalized adhesion force of hairy pad system as a function of bubble size parameter </w:t>
      </w:r>
      <w:proofErr w:type="gramStart"/>
      <w:r>
        <w:t xml:space="preserve">( </w:t>
      </w:r>
      <w:proofErr w:type="spellStart"/>
      <w:r>
        <w:rPr>
          <w:rFonts w:ascii="Cambria" w:eastAsia="Cambria" w:hAnsi="Cambria" w:cs="Cambria"/>
          <w:i/>
        </w:rPr>
        <w:t>φ</w:t>
      </w:r>
      <w:proofErr w:type="gramEnd"/>
      <w:r>
        <w:rPr>
          <w:vertAlign w:val="subscript"/>
        </w:rPr>
        <w:t>b</w:t>
      </w:r>
      <w:proofErr w:type="spellEnd"/>
      <w:r>
        <w:t xml:space="preserve">) for “Underwater: Bubble” contact type (red). Negative value represents attractive force. Higher </w:t>
      </w:r>
      <w:proofErr w:type="spellStart"/>
      <w:r>
        <w:rPr>
          <w:rFonts w:ascii="Cambria" w:eastAsia="Cambria" w:hAnsi="Cambria" w:cs="Cambria"/>
          <w:i/>
        </w:rPr>
        <w:t>φ</w:t>
      </w:r>
      <w:r>
        <w:rPr>
          <w:vertAlign w:val="subscript"/>
        </w:rPr>
        <w:t>b</w:t>
      </w:r>
      <w:proofErr w:type="spellEnd"/>
      <w:r>
        <w:rPr>
          <w:vertAlign w:val="subscript"/>
        </w:rPr>
        <w:t xml:space="preserve"> </w:t>
      </w:r>
      <w:r>
        <w:t>value implies a smaller bubble size. Bubble’s contribution to the net adhesion is shown in blue. Here, pad to hair size ratio (</w:t>
      </w:r>
      <w:proofErr w:type="spellStart"/>
      <w:r>
        <w:t>D</w:t>
      </w:r>
      <w:r>
        <w:rPr>
          <w:vertAlign w:val="subscript"/>
        </w:rPr>
        <w:t>p</w:t>
      </w:r>
      <w:proofErr w:type="spellEnd"/>
      <w:r>
        <w:t>/D</w:t>
      </w:r>
      <w:r>
        <w:rPr>
          <w:vertAlign w:val="subscript"/>
        </w:rPr>
        <w:t>h</w:t>
      </w:r>
      <w:r>
        <w:t>) is kept fixed. Adhesion forces are calculated from minima of the respective force-distance curves.</w:t>
      </w:r>
    </w:p>
    <w:p w14:paraId="2C8E4AAB" w14:textId="77777777" w:rsidR="007840FA" w:rsidRDefault="00E14F3D">
      <w:pPr>
        <w:spacing w:after="479"/>
        <w:ind w:left="-5"/>
      </w:pPr>
      <w:proofErr w:type="spellStart"/>
      <w:r>
        <w:t>tively</w:t>
      </w:r>
      <w:proofErr w:type="spellEnd"/>
      <w:r>
        <w:t>. The three possible contact types: Air, Underwater “Wet” and Underwater “Bubble” are studied for each substrate</w:t>
      </w:r>
    </w:p>
    <w:p w14:paraId="69D3464E" w14:textId="77777777" w:rsidR="007840FA" w:rsidRDefault="00E14F3D">
      <w:pPr>
        <w:pStyle w:val="Heading2"/>
        <w:ind w:left="704" w:hanging="719"/>
      </w:pPr>
      <w:r>
        <w:t>Material and Methods</w:t>
      </w:r>
    </w:p>
    <w:p w14:paraId="693D0369" w14:textId="77777777" w:rsidR="007840FA" w:rsidRDefault="00E14F3D">
      <w:pPr>
        <w:pStyle w:val="Heading3"/>
        <w:ind w:left="807" w:hanging="822"/>
      </w:pPr>
      <w:r>
        <w:t>Substrate preparation</w:t>
      </w:r>
    </w:p>
    <w:p w14:paraId="64B8D49E" w14:textId="77777777" w:rsidR="007840FA" w:rsidRDefault="00E14F3D">
      <w:pPr>
        <w:ind w:left="-5"/>
      </w:pPr>
      <w:r>
        <w:t xml:space="preserve">Standard 20 mm glass coverslips are used as the hydrophilic substrate. Glass was wiped with Isopropanol, rinsed in water and dried under nitrogen jet. The surface was then plasma cleaned </w:t>
      </w:r>
      <w:r>
        <w:lastRenderedPageBreak/>
        <w:t xml:space="preserve">in oxygen plasma chamber (Diener Electronic </w:t>
      </w:r>
      <w:proofErr w:type="spellStart"/>
      <w:r>
        <w:t>Femto</w:t>
      </w:r>
      <w:proofErr w:type="spellEnd"/>
      <w:r>
        <w:t>) for 10 mins at120 W power. The surface was further rinsed with water and dried under nitrogen jet.</w:t>
      </w:r>
    </w:p>
    <w:p w14:paraId="21C1ACCF" w14:textId="77777777" w:rsidR="007840FA" w:rsidRDefault="00E14F3D">
      <w:pPr>
        <w:ind w:left="-15" w:firstLine="351"/>
      </w:pPr>
      <w:r>
        <w:t xml:space="preserve">For the hydrophobic substrate, glass cover slip was coated with a </w:t>
      </w:r>
      <w:proofErr w:type="spellStart"/>
      <w:r>
        <w:t>fluorosilane</w:t>
      </w:r>
      <w:proofErr w:type="spellEnd"/>
      <w:r>
        <w:t xml:space="preserve"> via chemical vapor deposition (CVD) method. Glass was first cleaned using IPA and plasma treated as before. 0.2 ml of Trichloro(1H,1H,2H,2H-perfluorooctyl) silane (PFOTS), procured from Sigma Aldrich, was put in a sealed chamber along with the </w:t>
      </w:r>
      <w:proofErr w:type="spellStart"/>
      <w:r>
        <w:t>the</w:t>
      </w:r>
      <w:proofErr w:type="spellEnd"/>
      <w:r>
        <w:t xml:space="preserve"> glass cover slip. The chamber was placed under 100 mbar pressure for 10 mins as it undergoes CVD. Glass substrates was finally annealed at 150℃ for 3 hours.</w:t>
      </w:r>
    </w:p>
    <w:p w14:paraId="1E0F3AE5" w14:textId="77777777" w:rsidR="007840FA" w:rsidRDefault="00E14F3D">
      <w:pPr>
        <w:spacing w:line="326" w:lineRule="auto"/>
        <w:ind w:left="-15" w:firstLine="351"/>
      </w:pPr>
      <w:r>
        <w:t xml:space="preserve">The substrate wettability was characterized by dynamic contact angle measurements performed in </w:t>
      </w:r>
      <w:proofErr w:type="spellStart"/>
      <w:r>
        <w:t>DataPhysics</w:t>
      </w:r>
      <w:proofErr w:type="spellEnd"/>
      <w:r>
        <w:t xml:space="preserve"> OCA 35 contact angle goniometer using water and n-hexadecane. “Needle in drop” method was used to measure the advancing and receding contact angles for a maximum drop volume 10 </w:t>
      </w:r>
      <w:proofErr w:type="spellStart"/>
      <w:r>
        <w:rPr>
          <w:sz w:val="37"/>
          <w:vertAlign w:val="subscript"/>
        </w:rPr>
        <w:t>μ</w:t>
      </w:r>
      <w:r>
        <w:t>l</w:t>
      </w:r>
      <w:proofErr w:type="spellEnd"/>
      <w:r>
        <w:t xml:space="preserve"> and 0.5 </w:t>
      </w:r>
      <w:proofErr w:type="spellStart"/>
      <w:r>
        <w:rPr>
          <w:sz w:val="37"/>
          <w:vertAlign w:val="subscript"/>
        </w:rPr>
        <w:t>μ</w:t>
      </w:r>
      <w:r>
        <w:t>l</w:t>
      </w:r>
      <w:proofErr w:type="spellEnd"/>
      <w:r>
        <w:t xml:space="preserve">/s flow rate. Static contact angles were measured for a 5 </w:t>
      </w:r>
      <w:proofErr w:type="spellStart"/>
      <w:r>
        <w:rPr>
          <w:sz w:val="37"/>
          <w:vertAlign w:val="subscript"/>
        </w:rPr>
        <w:t>μ</w:t>
      </w:r>
      <w:r>
        <w:t>l</w:t>
      </w:r>
      <w:proofErr w:type="spellEnd"/>
      <w:r>
        <w:t xml:space="preserve"> drop.</w:t>
      </w:r>
    </w:p>
    <w:p w14:paraId="495337C9" w14:textId="77777777" w:rsidR="007840FA" w:rsidRDefault="00E14F3D">
      <w:pPr>
        <w:spacing w:after="0" w:line="265" w:lineRule="auto"/>
        <w:ind w:right="78"/>
        <w:jc w:val="center"/>
      </w:pPr>
      <w:r>
        <w:t>Table 2: Static and dynamic contact angles measurements</w:t>
      </w:r>
    </w:p>
    <w:tbl>
      <w:tblPr>
        <w:tblStyle w:val="TableGrid"/>
        <w:tblW w:w="5709" w:type="dxa"/>
        <w:tblInd w:w="1826" w:type="dxa"/>
        <w:tblCellMar>
          <w:left w:w="124" w:type="dxa"/>
          <w:right w:w="115" w:type="dxa"/>
        </w:tblCellMar>
        <w:tblLook w:val="04A0" w:firstRow="1" w:lastRow="0" w:firstColumn="1" w:lastColumn="0" w:noHBand="0" w:noVBand="1"/>
      </w:tblPr>
      <w:tblGrid>
        <w:gridCol w:w="1225"/>
        <w:gridCol w:w="1664"/>
        <w:gridCol w:w="979"/>
        <w:gridCol w:w="862"/>
        <w:gridCol w:w="979"/>
      </w:tblGrid>
      <w:tr w:rsidR="007840FA" w14:paraId="6405F337" w14:textId="77777777">
        <w:trPr>
          <w:trHeight w:val="297"/>
        </w:trPr>
        <w:tc>
          <w:tcPr>
            <w:tcW w:w="1224" w:type="dxa"/>
            <w:tcBorders>
              <w:top w:val="single" w:sz="3" w:space="0" w:color="000000"/>
              <w:left w:val="single" w:sz="3" w:space="0" w:color="000000"/>
              <w:bottom w:val="single" w:sz="3" w:space="0" w:color="000000"/>
              <w:right w:val="single" w:sz="3" w:space="0" w:color="000000"/>
            </w:tcBorders>
          </w:tcPr>
          <w:p w14:paraId="188FF6A2" w14:textId="77777777" w:rsidR="007840FA" w:rsidRDefault="00E14F3D">
            <w:pPr>
              <w:spacing w:after="0" w:line="259" w:lineRule="auto"/>
              <w:ind w:left="0" w:firstLine="0"/>
              <w:jc w:val="left"/>
            </w:pPr>
            <w:r>
              <w:t>Substrate</w:t>
            </w:r>
          </w:p>
        </w:tc>
        <w:tc>
          <w:tcPr>
            <w:tcW w:w="1664" w:type="dxa"/>
            <w:tcBorders>
              <w:top w:val="single" w:sz="3" w:space="0" w:color="000000"/>
              <w:left w:val="single" w:sz="3" w:space="0" w:color="000000"/>
              <w:bottom w:val="single" w:sz="3" w:space="0" w:color="000000"/>
              <w:right w:val="single" w:sz="3" w:space="0" w:color="000000"/>
            </w:tcBorders>
          </w:tcPr>
          <w:p w14:paraId="65F56BCF" w14:textId="77777777" w:rsidR="007840FA" w:rsidRDefault="00E14F3D">
            <w:pPr>
              <w:spacing w:after="0" w:line="259" w:lineRule="auto"/>
              <w:ind w:left="0" w:right="8" w:firstLine="0"/>
              <w:jc w:val="center"/>
            </w:pPr>
            <w:r>
              <w:t>Liquid</w:t>
            </w:r>
          </w:p>
        </w:tc>
        <w:tc>
          <w:tcPr>
            <w:tcW w:w="979" w:type="dxa"/>
            <w:tcBorders>
              <w:top w:val="single" w:sz="3" w:space="0" w:color="000000"/>
              <w:left w:val="single" w:sz="3" w:space="0" w:color="000000"/>
              <w:bottom w:val="single" w:sz="3" w:space="0" w:color="000000"/>
              <w:right w:val="single" w:sz="3" w:space="0" w:color="000000"/>
            </w:tcBorders>
          </w:tcPr>
          <w:p w14:paraId="1335BE91" w14:textId="77777777" w:rsidR="007840FA" w:rsidRDefault="00E14F3D">
            <w:pPr>
              <w:spacing w:after="0" w:line="259" w:lineRule="auto"/>
              <w:ind w:left="0" w:right="18" w:firstLine="0"/>
              <w:jc w:val="center"/>
            </w:pPr>
            <w:proofErr w:type="spellStart"/>
            <w:r>
              <w:rPr>
                <w:rFonts w:ascii="Cambria" w:eastAsia="Cambria" w:hAnsi="Cambria" w:cs="Cambria"/>
                <w:i/>
              </w:rPr>
              <w:t>θ</w:t>
            </w:r>
            <w:r>
              <w:rPr>
                <w:vertAlign w:val="subscript"/>
              </w:rPr>
              <w:t>A</w:t>
            </w:r>
            <w:proofErr w:type="spellEnd"/>
          </w:p>
        </w:tc>
        <w:tc>
          <w:tcPr>
            <w:tcW w:w="862" w:type="dxa"/>
            <w:tcBorders>
              <w:top w:val="single" w:sz="3" w:space="0" w:color="000000"/>
              <w:left w:val="single" w:sz="3" w:space="0" w:color="000000"/>
              <w:bottom w:val="single" w:sz="3" w:space="0" w:color="000000"/>
              <w:right w:val="single" w:sz="3" w:space="0" w:color="000000"/>
            </w:tcBorders>
          </w:tcPr>
          <w:p w14:paraId="0FDC7667" w14:textId="77777777" w:rsidR="007840FA" w:rsidRDefault="00E14F3D">
            <w:pPr>
              <w:spacing w:after="0" w:line="259" w:lineRule="auto"/>
              <w:ind w:left="0" w:right="18" w:firstLine="0"/>
              <w:jc w:val="center"/>
            </w:pPr>
            <w:proofErr w:type="spellStart"/>
            <w:r>
              <w:rPr>
                <w:rFonts w:ascii="Cambria" w:eastAsia="Cambria" w:hAnsi="Cambria" w:cs="Cambria"/>
                <w:i/>
              </w:rPr>
              <w:t>θ</w:t>
            </w:r>
            <w:r>
              <w:rPr>
                <w:vertAlign w:val="subscript"/>
              </w:rPr>
              <w:t>R</w:t>
            </w:r>
            <w:proofErr w:type="spellEnd"/>
          </w:p>
        </w:tc>
        <w:tc>
          <w:tcPr>
            <w:tcW w:w="979" w:type="dxa"/>
            <w:tcBorders>
              <w:top w:val="single" w:sz="3" w:space="0" w:color="000000"/>
              <w:left w:val="single" w:sz="3" w:space="0" w:color="000000"/>
              <w:bottom w:val="single" w:sz="3" w:space="0" w:color="000000"/>
              <w:right w:val="single" w:sz="3" w:space="0" w:color="000000"/>
            </w:tcBorders>
          </w:tcPr>
          <w:p w14:paraId="17B709F6" w14:textId="77777777" w:rsidR="007840FA" w:rsidRDefault="00E14F3D">
            <w:pPr>
              <w:spacing w:after="0" w:line="259" w:lineRule="auto"/>
              <w:ind w:left="0" w:right="18" w:firstLine="0"/>
              <w:jc w:val="center"/>
            </w:pPr>
            <w:proofErr w:type="spellStart"/>
            <w:r>
              <w:rPr>
                <w:rFonts w:ascii="Cambria" w:eastAsia="Cambria" w:hAnsi="Cambria" w:cs="Cambria"/>
                <w:i/>
              </w:rPr>
              <w:t>θ</w:t>
            </w:r>
            <w:r>
              <w:rPr>
                <w:vertAlign w:val="subscript"/>
              </w:rPr>
              <w:t>S</w:t>
            </w:r>
            <w:proofErr w:type="spellEnd"/>
          </w:p>
        </w:tc>
      </w:tr>
      <w:tr w:rsidR="007840FA" w14:paraId="5F22A6E3" w14:textId="77777777">
        <w:trPr>
          <w:trHeight w:val="297"/>
        </w:trPr>
        <w:tc>
          <w:tcPr>
            <w:tcW w:w="1224" w:type="dxa"/>
            <w:vMerge w:val="restart"/>
            <w:tcBorders>
              <w:top w:val="single" w:sz="3" w:space="0" w:color="000000"/>
              <w:left w:val="single" w:sz="3" w:space="0" w:color="000000"/>
              <w:bottom w:val="single" w:sz="3" w:space="0" w:color="000000"/>
              <w:right w:val="single" w:sz="3" w:space="0" w:color="000000"/>
            </w:tcBorders>
            <w:vAlign w:val="center"/>
          </w:tcPr>
          <w:p w14:paraId="53505E72" w14:textId="77777777" w:rsidR="007840FA" w:rsidRDefault="00E14F3D">
            <w:pPr>
              <w:spacing w:after="0" w:line="259" w:lineRule="auto"/>
              <w:ind w:left="0" w:right="8" w:firstLine="0"/>
              <w:jc w:val="center"/>
            </w:pPr>
            <w:r>
              <w:t>Glass</w:t>
            </w:r>
          </w:p>
        </w:tc>
        <w:tc>
          <w:tcPr>
            <w:tcW w:w="1664" w:type="dxa"/>
            <w:tcBorders>
              <w:top w:val="single" w:sz="3" w:space="0" w:color="000000"/>
              <w:left w:val="single" w:sz="3" w:space="0" w:color="000000"/>
              <w:bottom w:val="single" w:sz="3" w:space="0" w:color="000000"/>
              <w:right w:val="single" w:sz="3" w:space="0" w:color="000000"/>
            </w:tcBorders>
          </w:tcPr>
          <w:p w14:paraId="4D44109B" w14:textId="77777777" w:rsidR="007840FA" w:rsidRDefault="00E14F3D">
            <w:pPr>
              <w:spacing w:after="0" w:line="259" w:lineRule="auto"/>
              <w:ind w:left="0" w:right="8" w:firstLine="0"/>
              <w:jc w:val="center"/>
            </w:pPr>
            <w:r>
              <w:t>Water</w:t>
            </w:r>
          </w:p>
        </w:tc>
        <w:tc>
          <w:tcPr>
            <w:tcW w:w="979" w:type="dxa"/>
            <w:tcBorders>
              <w:top w:val="single" w:sz="3" w:space="0" w:color="000000"/>
              <w:left w:val="single" w:sz="3" w:space="0" w:color="000000"/>
              <w:bottom w:val="single" w:sz="3" w:space="0" w:color="000000"/>
              <w:right w:val="single" w:sz="3" w:space="0" w:color="000000"/>
            </w:tcBorders>
          </w:tcPr>
          <w:p w14:paraId="473DF84E" w14:textId="77777777" w:rsidR="007840FA" w:rsidRDefault="00E14F3D">
            <w:pPr>
              <w:spacing w:after="0" w:line="259" w:lineRule="auto"/>
              <w:ind w:left="59" w:firstLine="0"/>
              <w:jc w:val="left"/>
            </w:pPr>
            <w:r>
              <w:t>60</w:t>
            </w:r>
            <w:r>
              <w:rPr>
                <w:rFonts w:ascii="Cambria" w:eastAsia="Cambria" w:hAnsi="Cambria" w:cs="Cambria"/>
              </w:rPr>
              <w:t>±</w:t>
            </w:r>
            <w:r>
              <w:t>3°</w:t>
            </w:r>
          </w:p>
        </w:tc>
        <w:tc>
          <w:tcPr>
            <w:tcW w:w="862" w:type="dxa"/>
            <w:tcBorders>
              <w:top w:val="single" w:sz="3" w:space="0" w:color="000000"/>
              <w:left w:val="single" w:sz="3" w:space="0" w:color="000000"/>
              <w:bottom w:val="single" w:sz="3" w:space="0" w:color="000000"/>
              <w:right w:val="single" w:sz="3" w:space="0" w:color="000000"/>
            </w:tcBorders>
          </w:tcPr>
          <w:p w14:paraId="2F6B94B0" w14:textId="77777777" w:rsidR="007840FA" w:rsidRDefault="00E14F3D">
            <w:pPr>
              <w:spacing w:after="0" w:line="259" w:lineRule="auto"/>
              <w:ind w:left="0" w:firstLine="0"/>
              <w:jc w:val="left"/>
            </w:pPr>
            <w:r>
              <w:t>21</w:t>
            </w:r>
            <w:r>
              <w:rPr>
                <w:rFonts w:ascii="Cambria" w:eastAsia="Cambria" w:hAnsi="Cambria" w:cs="Cambria"/>
              </w:rPr>
              <w:t>±</w:t>
            </w:r>
            <w:r>
              <w:t>2°</w:t>
            </w:r>
          </w:p>
        </w:tc>
        <w:tc>
          <w:tcPr>
            <w:tcW w:w="979" w:type="dxa"/>
            <w:tcBorders>
              <w:top w:val="single" w:sz="3" w:space="0" w:color="000000"/>
              <w:left w:val="single" w:sz="3" w:space="0" w:color="000000"/>
              <w:bottom w:val="single" w:sz="3" w:space="0" w:color="000000"/>
              <w:right w:val="single" w:sz="3" w:space="0" w:color="000000"/>
            </w:tcBorders>
          </w:tcPr>
          <w:p w14:paraId="4D34014C" w14:textId="77777777" w:rsidR="007840FA" w:rsidRDefault="00E14F3D">
            <w:pPr>
              <w:spacing w:after="0" w:line="259" w:lineRule="auto"/>
              <w:ind w:left="59" w:firstLine="0"/>
              <w:jc w:val="left"/>
            </w:pPr>
            <w:r>
              <w:t>24</w:t>
            </w:r>
            <w:r>
              <w:rPr>
                <w:rFonts w:ascii="Cambria" w:eastAsia="Cambria" w:hAnsi="Cambria" w:cs="Cambria"/>
              </w:rPr>
              <w:t>±</w:t>
            </w:r>
            <w:r>
              <w:t>1°</w:t>
            </w:r>
          </w:p>
        </w:tc>
      </w:tr>
      <w:tr w:rsidR="007840FA" w14:paraId="44E5271E" w14:textId="77777777">
        <w:trPr>
          <w:trHeight w:val="289"/>
        </w:trPr>
        <w:tc>
          <w:tcPr>
            <w:tcW w:w="0" w:type="auto"/>
            <w:vMerge/>
            <w:tcBorders>
              <w:top w:val="nil"/>
              <w:left w:val="single" w:sz="3" w:space="0" w:color="000000"/>
              <w:bottom w:val="single" w:sz="3" w:space="0" w:color="000000"/>
              <w:right w:val="single" w:sz="3" w:space="0" w:color="000000"/>
            </w:tcBorders>
          </w:tcPr>
          <w:p w14:paraId="4F6929FB" w14:textId="77777777" w:rsidR="007840FA" w:rsidRDefault="007840FA">
            <w:pPr>
              <w:spacing w:after="160" w:line="259" w:lineRule="auto"/>
              <w:ind w:left="0" w:firstLine="0"/>
              <w:jc w:val="left"/>
            </w:pPr>
          </w:p>
        </w:tc>
        <w:tc>
          <w:tcPr>
            <w:tcW w:w="1664" w:type="dxa"/>
            <w:tcBorders>
              <w:top w:val="single" w:sz="3" w:space="0" w:color="000000"/>
              <w:left w:val="single" w:sz="3" w:space="0" w:color="000000"/>
              <w:bottom w:val="single" w:sz="3" w:space="0" w:color="000000"/>
              <w:right w:val="single" w:sz="3" w:space="0" w:color="000000"/>
            </w:tcBorders>
          </w:tcPr>
          <w:p w14:paraId="107C6205" w14:textId="77777777" w:rsidR="007840FA" w:rsidRDefault="00E14F3D">
            <w:pPr>
              <w:spacing w:after="0" w:line="259" w:lineRule="auto"/>
              <w:ind w:left="0" w:firstLine="0"/>
              <w:jc w:val="left"/>
            </w:pPr>
            <w:r>
              <w:t>n-Hexadecane</w:t>
            </w:r>
          </w:p>
        </w:tc>
        <w:tc>
          <w:tcPr>
            <w:tcW w:w="979" w:type="dxa"/>
            <w:tcBorders>
              <w:top w:val="single" w:sz="3" w:space="0" w:color="000000"/>
              <w:left w:val="single" w:sz="3" w:space="0" w:color="000000"/>
              <w:bottom w:val="single" w:sz="3" w:space="0" w:color="000000"/>
              <w:right w:val="single" w:sz="3" w:space="0" w:color="000000"/>
            </w:tcBorders>
          </w:tcPr>
          <w:p w14:paraId="0EC91982" w14:textId="77777777" w:rsidR="007840FA" w:rsidRDefault="00E14F3D">
            <w:pPr>
              <w:spacing w:after="0" w:line="259" w:lineRule="auto"/>
              <w:ind w:left="119" w:firstLine="0"/>
              <w:jc w:val="left"/>
            </w:pPr>
            <w:r>
              <w:t>&lt;10°</w:t>
            </w:r>
          </w:p>
        </w:tc>
        <w:tc>
          <w:tcPr>
            <w:tcW w:w="862" w:type="dxa"/>
            <w:tcBorders>
              <w:top w:val="single" w:sz="3" w:space="0" w:color="000000"/>
              <w:left w:val="single" w:sz="3" w:space="0" w:color="000000"/>
              <w:bottom w:val="single" w:sz="3" w:space="0" w:color="000000"/>
              <w:right w:val="single" w:sz="3" w:space="0" w:color="000000"/>
            </w:tcBorders>
          </w:tcPr>
          <w:p w14:paraId="53E452D6" w14:textId="77777777" w:rsidR="007840FA" w:rsidRDefault="00E14F3D">
            <w:pPr>
              <w:spacing w:after="0" w:line="259" w:lineRule="auto"/>
              <w:ind w:left="60" w:firstLine="0"/>
              <w:jc w:val="left"/>
            </w:pPr>
            <w:r>
              <w:t>&lt;10°</w:t>
            </w:r>
          </w:p>
        </w:tc>
        <w:tc>
          <w:tcPr>
            <w:tcW w:w="979" w:type="dxa"/>
            <w:tcBorders>
              <w:top w:val="single" w:sz="3" w:space="0" w:color="000000"/>
              <w:left w:val="single" w:sz="3" w:space="0" w:color="000000"/>
              <w:bottom w:val="single" w:sz="3" w:space="0" w:color="000000"/>
              <w:right w:val="single" w:sz="3" w:space="0" w:color="000000"/>
            </w:tcBorders>
          </w:tcPr>
          <w:p w14:paraId="794AC7EF" w14:textId="77777777" w:rsidR="007840FA" w:rsidRDefault="00E14F3D">
            <w:pPr>
              <w:spacing w:after="0" w:line="259" w:lineRule="auto"/>
              <w:ind w:left="119" w:firstLine="0"/>
              <w:jc w:val="left"/>
            </w:pPr>
            <w:r>
              <w:t>&lt;10°</w:t>
            </w:r>
          </w:p>
        </w:tc>
      </w:tr>
      <w:tr w:rsidR="007840FA" w14:paraId="2100CEB3" w14:textId="77777777">
        <w:trPr>
          <w:trHeight w:val="297"/>
        </w:trPr>
        <w:tc>
          <w:tcPr>
            <w:tcW w:w="1224" w:type="dxa"/>
            <w:vMerge w:val="restart"/>
            <w:tcBorders>
              <w:top w:val="single" w:sz="3" w:space="0" w:color="000000"/>
              <w:left w:val="single" w:sz="3" w:space="0" w:color="000000"/>
              <w:bottom w:val="single" w:sz="3" w:space="0" w:color="000000"/>
              <w:right w:val="single" w:sz="3" w:space="0" w:color="000000"/>
            </w:tcBorders>
            <w:vAlign w:val="center"/>
          </w:tcPr>
          <w:p w14:paraId="261A7727" w14:textId="77777777" w:rsidR="007840FA" w:rsidRDefault="00E14F3D">
            <w:pPr>
              <w:spacing w:after="0" w:line="259" w:lineRule="auto"/>
              <w:ind w:left="95" w:firstLine="0"/>
              <w:jc w:val="left"/>
            </w:pPr>
            <w:r>
              <w:t>PFOTS</w:t>
            </w:r>
          </w:p>
        </w:tc>
        <w:tc>
          <w:tcPr>
            <w:tcW w:w="1664" w:type="dxa"/>
            <w:tcBorders>
              <w:top w:val="single" w:sz="3" w:space="0" w:color="000000"/>
              <w:left w:val="single" w:sz="3" w:space="0" w:color="000000"/>
              <w:bottom w:val="single" w:sz="3" w:space="0" w:color="000000"/>
              <w:right w:val="single" w:sz="3" w:space="0" w:color="000000"/>
            </w:tcBorders>
          </w:tcPr>
          <w:p w14:paraId="6059D10F" w14:textId="77777777" w:rsidR="007840FA" w:rsidRDefault="00E14F3D">
            <w:pPr>
              <w:spacing w:after="0" w:line="259" w:lineRule="auto"/>
              <w:ind w:left="0" w:right="8" w:firstLine="0"/>
              <w:jc w:val="center"/>
            </w:pPr>
            <w:r>
              <w:t>Water</w:t>
            </w:r>
          </w:p>
        </w:tc>
        <w:tc>
          <w:tcPr>
            <w:tcW w:w="979" w:type="dxa"/>
            <w:tcBorders>
              <w:top w:val="single" w:sz="3" w:space="0" w:color="000000"/>
              <w:left w:val="single" w:sz="3" w:space="0" w:color="000000"/>
              <w:bottom w:val="single" w:sz="3" w:space="0" w:color="000000"/>
              <w:right w:val="single" w:sz="3" w:space="0" w:color="000000"/>
            </w:tcBorders>
          </w:tcPr>
          <w:p w14:paraId="70B607A2" w14:textId="77777777" w:rsidR="007840FA" w:rsidRDefault="00E14F3D">
            <w:pPr>
              <w:spacing w:after="0" w:line="259" w:lineRule="auto"/>
              <w:ind w:left="0" w:firstLine="0"/>
              <w:jc w:val="left"/>
            </w:pPr>
            <w:r>
              <w:t>122</w:t>
            </w:r>
            <w:r>
              <w:rPr>
                <w:rFonts w:ascii="Cambria" w:eastAsia="Cambria" w:hAnsi="Cambria" w:cs="Cambria"/>
              </w:rPr>
              <w:t>±</w:t>
            </w:r>
            <w:r>
              <w:t>1°</w:t>
            </w:r>
          </w:p>
        </w:tc>
        <w:tc>
          <w:tcPr>
            <w:tcW w:w="862" w:type="dxa"/>
            <w:tcBorders>
              <w:top w:val="single" w:sz="3" w:space="0" w:color="000000"/>
              <w:left w:val="single" w:sz="3" w:space="0" w:color="000000"/>
              <w:bottom w:val="single" w:sz="3" w:space="0" w:color="000000"/>
              <w:right w:val="single" w:sz="3" w:space="0" w:color="000000"/>
            </w:tcBorders>
          </w:tcPr>
          <w:p w14:paraId="124FD43B" w14:textId="77777777" w:rsidR="007840FA" w:rsidRDefault="00E14F3D">
            <w:pPr>
              <w:spacing w:after="0" w:line="259" w:lineRule="auto"/>
              <w:ind w:left="0" w:firstLine="0"/>
              <w:jc w:val="left"/>
            </w:pPr>
            <w:r>
              <w:t>93</w:t>
            </w:r>
            <w:r>
              <w:rPr>
                <w:rFonts w:ascii="Cambria" w:eastAsia="Cambria" w:hAnsi="Cambria" w:cs="Cambria"/>
              </w:rPr>
              <w:t>±</w:t>
            </w:r>
            <w:r>
              <w:t>1°</w:t>
            </w:r>
          </w:p>
        </w:tc>
        <w:tc>
          <w:tcPr>
            <w:tcW w:w="979" w:type="dxa"/>
            <w:tcBorders>
              <w:top w:val="single" w:sz="3" w:space="0" w:color="000000"/>
              <w:left w:val="single" w:sz="3" w:space="0" w:color="000000"/>
              <w:bottom w:val="single" w:sz="3" w:space="0" w:color="000000"/>
              <w:right w:val="single" w:sz="3" w:space="0" w:color="000000"/>
            </w:tcBorders>
          </w:tcPr>
          <w:p w14:paraId="1B8D9103" w14:textId="77777777" w:rsidR="007840FA" w:rsidRDefault="00E14F3D">
            <w:pPr>
              <w:spacing w:after="0" w:line="259" w:lineRule="auto"/>
              <w:ind w:left="0" w:firstLine="0"/>
              <w:jc w:val="left"/>
            </w:pPr>
            <w:r>
              <w:t>110</w:t>
            </w:r>
            <w:r>
              <w:rPr>
                <w:rFonts w:ascii="Cambria" w:eastAsia="Cambria" w:hAnsi="Cambria" w:cs="Cambria"/>
              </w:rPr>
              <w:t>±</w:t>
            </w:r>
            <w:r>
              <w:t>2°</w:t>
            </w:r>
          </w:p>
        </w:tc>
      </w:tr>
      <w:tr w:rsidR="007840FA" w14:paraId="46E3771B" w14:textId="77777777">
        <w:trPr>
          <w:trHeight w:val="289"/>
        </w:trPr>
        <w:tc>
          <w:tcPr>
            <w:tcW w:w="0" w:type="auto"/>
            <w:vMerge/>
            <w:tcBorders>
              <w:top w:val="nil"/>
              <w:left w:val="single" w:sz="3" w:space="0" w:color="000000"/>
              <w:bottom w:val="single" w:sz="3" w:space="0" w:color="000000"/>
              <w:right w:val="single" w:sz="3" w:space="0" w:color="000000"/>
            </w:tcBorders>
          </w:tcPr>
          <w:p w14:paraId="37065BC1" w14:textId="77777777" w:rsidR="007840FA" w:rsidRDefault="007840FA">
            <w:pPr>
              <w:spacing w:after="160" w:line="259" w:lineRule="auto"/>
              <w:ind w:left="0" w:firstLine="0"/>
              <w:jc w:val="left"/>
            </w:pPr>
          </w:p>
        </w:tc>
        <w:tc>
          <w:tcPr>
            <w:tcW w:w="1664" w:type="dxa"/>
            <w:tcBorders>
              <w:top w:val="single" w:sz="3" w:space="0" w:color="000000"/>
              <w:left w:val="single" w:sz="3" w:space="0" w:color="000000"/>
              <w:bottom w:val="single" w:sz="3" w:space="0" w:color="000000"/>
              <w:right w:val="single" w:sz="3" w:space="0" w:color="000000"/>
            </w:tcBorders>
          </w:tcPr>
          <w:p w14:paraId="09FAD3D5" w14:textId="77777777" w:rsidR="007840FA" w:rsidRDefault="00E14F3D">
            <w:pPr>
              <w:spacing w:after="0" w:line="259" w:lineRule="auto"/>
              <w:ind w:left="0" w:firstLine="0"/>
              <w:jc w:val="left"/>
            </w:pPr>
            <w:r>
              <w:t>n-Hexadecane</w:t>
            </w:r>
          </w:p>
        </w:tc>
        <w:tc>
          <w:tcPr>
            <w:tcW w:w="979" w:type="dxa"/>
            <w:tcBorders>
              <w:top w:val="single" w:sz="3" w:space="0" w:color="000000"/>
              <w:left w:val="single" w:sz="3" w:space="0" w:color="000000"/>
              <w:bottom w:val="single" w:sz="3" w:space="0" w:color="000000"/>
              <w:right w:val="single" w:sz="3" w:space="0" w:color="000000"/>
            </w:tcBorders>
          </w:tcPr>
          <w:p w14:paraId="769D4840" w14:textId="77777777" w:rsidR="007840FA" w:rsidRDefault="00E14F3D">
            <w:pPr>
              <w:spacing w:after="0" w:line="259" w:lineRule="auto"/>
              <w:ind w:left="59" w:firstLine="0"/>
              <w:jc w:val="left"/>
            </w:pPr>
            <w:r>
              <w:t>86</w:t>
            </w:r>
            <w:r>
              <w:rPr>
                <w:rFonts w:ascii="Cambria" w:eastAsia="Cambria" w:hAnsi="Cambria" w:cs="Cambria"/>
              </w:rPr>
              <w:t>±</w:t>
            </w:r>
            <w:r>
              <w:t>1°</w:t>
            </w:r>
          </w:p>
        </w:tc>
        <w:tc>
          <w:tcPr>
            <w:tcW w:w="862" w:type="dxa"/>
            <w:tcBorders>
              <w:top w:val="single" w:sz="3" w:space="0" w:color="000000"/>
              <w:left w:val="single" w:sz="3" w:space="0" w:color="000000"/>
              <w:bottom w:val="single" w:sz="3" w:space="0" w:color="000000"/>
              <w:right w:val="single" w:sz="3" w:space="0" w:color="000000"/>
            </w:tcBorders>
          </w:tcPr>
          <w:p w14:paraId="0AE9B018" w14:textId="77777777" w:rsidR="007840FA" w:rsidRDefault="00E14F3D">
            <w:pPr>
              <w:spacing w:after="0" w:line="259" w:lineRule="auto"/>
              <w:ind w:left="0" w:firstLine="0"/>
              <w:jc w:val="left"/>
            </w:pPr>
            <w:r>
              <w:t>50</w:t>
            </w:r>
            <w:r>
              <w:rPr>
                <w:rFonts w:ascii="Cambria" w:eastAsia="Cambria" w:hAnsi="Cambria" w:cs="Cambria"/>
              </w:rPr>
              <w:t>±</w:t>
            </w:r>
            <w:r>
              <w:t>2°</w:t>
            </w:r>
          </w:p>
        </w:tc>
        <w:tc>
          <w:tcPr>
            <w:tcW w:w="979" w:type="dxa"/>
            <w:tcBorders>
              <w:top w:val="single" w:sz="3" w:space="0" w:color="000000"/>
              <w:left w:val="single" w:sz="3" w:space="0" w:color="000000"/>
              <w:bottom w:val="single" w:sz="3" w:space="0" w:color="000000"/>
              <w:right w:val="single" w:sz="3" w:space="0" w:color="000000"/>
            </w:tcBorders>
          </w:tcPr>
          <w:p w14:paraId="42155179" w14:textId="77777777" w:rsidR="007840FA" w:rsidRDefault="00E14F3D">
            <w:pPr>
              <w:spacing w:after="0" w:line="259" w:lineRule="auto"/>
              <w:ind w:left="59" w:firstLine="0"/>
              <w:jc w:val="left"/>
            </w:pPr>
            <w:r>
              <w:t>70</w:t>
            </w:r>
            <w:r>
              <w:rPr>
                <w:rFonts w:ascii="Cambria" w:eastAsia="Cambria" w:hAnsi="Cambria" w:cs="Cambria"/>
              </w:rPr>
              <w:t>±</w:t>
            </w:r>
            <w:r>
              <w:t>1°</w:t>
            </w:r>
          </w:p>
        </w:tc>
      </w:tr>
    </w:tbl>
    <w:p w14:paraId="1F5D3315" w14:textId="77777777" w:rsidR="007840FA" w:rsidRDefault="00E14F3D">
      <w:pPr>
        <w:pStyle w:val="Heading3"/>
        <w:ind w:left="807" w:hanging="822"/>
      </w:pPr>
      <w:r>
        <w:t>Field desorption mass spectroscopy</w:t>
      </w:r>
    </w:p>
    <w:p w14:paraId="557D7229" w14:textId="77777777" w:rsidR="007840FA" w:rsidRDefault="00E14F3D">
      <w:pPr>
        <w:spacing w:after="357" w:line="259" w:lineRule="auto"/>
        <w:ind w:left="-5"/>
      </w:pPr>
      <w:r>
        <w:rPr>
          <w:i/>
        </w:rPr>
        <w:t>############# inputs from Bat-El ##############</w:t>
      </w:r>
    </w:p>
    <w:p w14:paraId="48917E50" w14:textId="77777777" w:rsidR="007840FA" w:rsidRDefault="00E14F3D">
      <w:pPr>
        <w:numPr>
          <w:ilvl w:val="0"/>
          <w:numId w:val="2"/>
        </w:numPr>
        <w:spacing w:after="361" w:line="259" w:lineRule="auto"/>
        <w:ind w:hanging="234"/>
      </w:pPr>
      <w:proofErr w:type="spellStart"/>
      <w:r>
        <w:t>Backleg</w:t>
      </w:r>
      <w:proofErr w:type="spellEnd"/>
      <w:r>
        <w:t xml:space="preserve"> of an Asian Ladybird cut immediately after death</w:t>
      </w:r>
    </w:p>
    <w:p w14:paraId="10A7A0BA" w14:textId="77777777" w:rsidR="007840FA" w:rsidRDefault="00E14F3D">
      <w:pPr>
        <w:numPr>
          <w:ilvl w:val="0"/>
          <w:numId w:val="2"/>
        </w:numPr>
        <w:spacing w:after="189" w:line="259" w:lineRule="auto"/>
        <w:ind w:hanging="234"/>
      </w:pPr>
      <w:r>
        <w:t xml:space="preserve">Leg </w:t>
      </w:r>
      <w:proofErr w:type="spellStart"/>
      <w:r>
        <w:t>immeresed</w:t>
      </w:r>
      <w:proofErr w:type="spellEnd"/>
      <w:r>
        <w:t xml:space="preserve"> in 100 </w:t>
      </w:r>
      <w:proofErr w:type="spellStart"/>
      <w:r>
        <w:rPr>
          <w:sz w:val="37"/>
          <w:vertAlign w:val="subscript"/>
        </w:rPr>
        <w:t>μ</w:t>
      </w:r>
      <w:r>
        <w:t>l</w:t>
      </w:r>
      <w:proofErr w:type="spellEnd"/>
      <w:r>
        <w:t xml:space="preserve"> water for 15 minutes. Immersed in THF for 20 mins</w:t>
      </w:r>
    </w:p>
    <w:p w14:paraId="09CDB4FF" w14:textId="77777777" w:rsidR="007840FA" w:rsidRDefault="00E14F3D">
      <w:pPr>
        <w:numPr>
          <w:ilvl w:val="0"/>
          <w:numId w:val="2"/>
        </w:numPr>
        <w:spacing w:after="526" w:line="259" w:lineRule="auto"/>
        <w:ind w:hanging="234"/>
      </w:pPr>
      <w:r>
        <w:t>Control sample leg only immersed in THF for 20 mins</w:t>
      </w:r>
    </w:p>
    <w:p w14:paraId="33A561AB" w14:textId="77777777" w:rsidR="007840FA" w:rsidRDefault="00E14F3D">
      <w:pPr>
        <w:pStyle w:val="Heading3"/>
        <w:ind w:left="807" w:hanging="822"/>
      </w:pPr>
      <w:r>
        <w:lastRenderedPageBreak/>
        <w:t>Specimen preparation</w:t>
      </w:r>
    </w:p>
    <w:p w14:paraId="6AA0BE73" w14:textId="77777777" w:rsidR="007840FA" w:rsidRDefault="00E14F3D">
      <w:pPr>
        <w:ind w:left="-5"/>
      </w:pPr>
      <w:r>
        <w:t>Seven-spotted adult ladybug beetles (</w:t>
      </w:r>
      <w:proofErr w:type="spellStart"/>
      <w:r>
        <w:rPr>
          <w:i/>
        </w:rPr>
        <w:t>Coccinella</w:t>
      </w:r>
      <w:proofErr w:type="spellEnd"/>
      <w:r>
        <w:rPr>
          <w:i/>
        </w:rPr>
        <w:t xml:space="preserve"> </w:t>
      </w:r>
      <w:proofErr w:type="spellStart"/>
      <w:r>
        <w:rPr>
          <w:i/>
        </w:rPr>
        <w:t>Septumpuctata</w:t>
      </w:r>
      <w:proofErr w:type="spellEnd"/>
      <w:r>
        <w:t>) procured from Katz Biotech were used for adhesion tests. The beetles were maintained in a plastic box filled with leaves, twigs and stones under room conditions with access to sunlight to give it a close to natural habitat. The beetles were fed with raisins and honey.</w:t>
      </w:r>
    </w:p>
    <w:p w14:paraId="33B7401C" w14:textId="77777777" w:rsidR="007840FA" w:rsidRDefault="00E14F3D">
      <w:pPr>
        <w:ind w:left="-15" w:firstLine="351"/>
      </w:pPr>
      <w:r>
        <w:t>Experiments were done only on male beetles. For the test, the beetle’s leg was constrained similar to the method described by Bullock et al</w:t>
      </w:r>
      <w:r>
        <w:rPr>
          <w:vertAlign w:val="superscript"/>
        </w:rPr>
        <w:t>9</w:t>
      </w:r>
      <w:r>
        <w:t>. The steel ball fixed with a piece of thick solder wire was used as a holder to fix and constrain the beetle and its leg. The beetle was first anesthetized using dry ice and glued to the steel ball on its back. Its front left leg was carefully stuck to the solder wire using Blue-Tac. Its claw was fixed using epoxy glue to prevent any wiggling. The leg was aligned such that only the distal pad of its leg can make contact. Teflon tape was used like a blanket to wrap around the rest of its body to prevent interference by its other legs.</w:t>
      </w:r>
    </w:p>
    <w:p w14:paraId="18232F17" w14:textId="77777777" w:rsidR="007840FA" w:rsidRDefault="00E14F3D">
      <w:pPr>
        <w:spacing w:after="358"/>
        <w:ind w:left="-15" w:firstLine="351"/>
      </w:pPr>
      <w:r>
        <w:t>After measurements, the beetle was carefully removed without hurting it and set free to ponder about that confusing experience.</w:t>
      </w:r>
    </w:p>
    <w:p w14:paraId="18D252AF" w14:textId="77777777" w:rsidR="007840FA" w:rsidRDefault="00E14F3D">
      <w:pPr>
        <w:pStyle w:val="Heading3"/>
        <w:ind w:left="807" w:hanging="822"/>
      </w:pPr>
      <w:r>
        <w:t>Adhesion test</w:t>
      </w:r>
    </w:p>
    <w:p w14:paraId="57BAC86F" w14:textId="77777777" w:rsidR="007840FA" w:rsidRDefault="00E14F3D">
      <w:pPr>
        <w:ind w:left="-5"/>
      </w:pPr>
      <w:r>
        <w:t>Adhesion measurements were performed on a custom force measurement setup developed in-house (Figure 6 a). A fiber optic displacement sensor (</w:t>
      </w:r>
      <w:proofErr w:type="spellStart"/>
      <w:r>
        <w:t>Philtec</w:t>
      </w:r>
      <w:proofErr w:type="spellEnd"/>
      <w:r>
        <w:t xml:space="preserve"> D20) together with a steel bending beam constitutes the vertical force sensor. Beam deflection was calibrated using 4 known weights to get the corresponding force. A plastic 3D printed substrate holder was glued to the end of the bending beam. The holder was designed to allow switching from one substrate to another without removing any glue. It’s “tank” like design also allows it to be filled with water for underwater tests. The sensor was mounted on a stage consisting of a piezo used for lateral motion, XYZ motors and goniometer for substrate alignment. Additionally, a separate piezo fixed to the frame is used for vertical up-down motion, bringing the specimen in contact with the </w:t>
      </w:r>
      <w:r>
        <w:lastRenderedPageBreak/>
        <w:t>substrate from top. A XYZ micro-manipulator together with a free stainless steel ball allows controlling the specimen alignment in any direction. A coaxial illuminated tube microscope (</w:t>
      </w:r>
      <w:proofErr w:type="spellStart"/>
      <w:r>
        <w:t>Navitar</w:t>
      </w:r>
      <w:proofErr w:type="spellEnd"/>
      <w:r>
        <w:t xml:space="preserve">) with 2x objective and a stereo-microscope with 1x objective (Wild </w:t>
      </w:r>
      <w:proofErr w:type="spellStart"/>
      <w:r>
        <w:t>Heerbrugg</w:t>
      </w:r>
      <w:proofErr w:type="spellEnd"/>
      <w:r>
        <w:t>) fit with cameras are used to record the sample contact with the substrate from bottom and side views respectively. The data acquisition from the force sensor and cameras together with an appropriate piezo motion steps are synchronized using a custom LABVIEW program. Force data was acquired at a sample rate of 984 Hz, averaged to 512 points per motion step. Videos were recorded at 20 frames per second.</w:t>
      </w:r>
    </w:p>
    <w:p w14:paraId="33A82164" w14:textId="77777777" w:rsidR="007840FA" w:rsidRDefault="00E14F3D">
      <w:pPr>
        <w:ind w:left="-15" w:firstLine="351"/>
      </w:pPr>
      <w:r>
        <w:t xml:space="preserve">The vertical and lateral </w:t>
      </w:r>
      <w:proofErr w:type="spellStart"/>
      <w:r>
        <w:t>piezos</w:t>
      </w:r>
      <w:proofErr w:type="spellEnd"/>
      <w:r>
        <w:t xml:space="preserve"> were together used to perform approach-retract adhesion tests with the substrate to get the pull-off force. However, instead of a simple down-up motion some additional motion steps were included (Figure 6 b). A 100 </w:t>
      </w:r>
      <w:proofErr w:type="spellStart"/>
      <w:r>
        <w:rPr>
          <w:sz w:val="37"/>
          <w:vertAlign w:val="subscript"/>
        </w:rPr>
        <w:t>μ</w:t>
      </w:r>
      <w:r>
        <w:t>m</w:t>
      </w:r>
      <w:proofErr w:type="spellEnd"/>
      <w:r>
        <w:t xml:space="preserve"> lateral slide motion was done after initial approach step to better orient the hairs with the substrate</w:t>
      </w:r>
      <w:r>
        <w:rPr>
          <w:vertAlign w:val="superscript"/>
        </w:rPr>
        <w:t>9</w:t>
      </w:r>
      <w:r>
        <w:t xml:space="preserve">. An additional 10 </w:t>
      </w:r>
      <w:proofErr w:type="spellStart"/>
      <w:r>
        <w:rPr>
          <w:sz w:val="37"/>
          <w:vertAlign w:val="subscript"/>
        </w:rPr>
        <w:t>μ</w:t>
      </w:r>
      <w:r>
        <w:t>m</w:t>
      </w:r>
      <w:proofErr w:type="spellEnd"/>
      <w:r>
        <w:t xml:space="preserve"> compression step (approach) was done to ensure all hairs are loaded and makes good contact with the surface. A 1 second “Pause” step was done to eliminate any viscoelastic effects before finally retracting the leg away from the substrate. All approach, retract and sliding motion was done at a speed of 62.5 </w:t>
      </w:r>
      <w:proofErr w:type="spellStart"/>
      <w:r>
        <w:rPr>
          <w:sz w:val="37"/>
          <w:vertAlign w:val="subscript"/>
        </w:rPr>
        <w:t>μ</w:t>
      </w:r>
      <w:r>
        <w:t>m</w:t>
      </w:r>
      <w:proofErr w:type="spellEnd"/>
      <w:r>
        <w:t>/s. Bottom view video recordings were used for contact area extraction while the side view imaging is used only to visually aid orienting the pad with the substrate before a test. Figure 6 b shows a typical measurement data where recorded force is plotted as a function of time along with the observed pad contact area extracted via image processing.</w:t>
      </w:r>
    </w:p>
    <w:p w14:paraId="5415D5B7" w14:textId="77777777" w:rsidR="007840FA" w:rsidRDefault="00E14F3D">
      <w:pPr>
        <w:ind w:left="-15" w:firstLine="351"/>
      </w:pPr>
      <w:r>
        <w:t>For underwater experiments, 1 ml of deionized water was poured into the substrate holder. In order to achieve an underwater “wet” contact, the likelihood of bubble trapping between the pad was reduced by degassing the water in a vacuum chamber for 3 hours before use.</w:t>
      </w:r>
    </w:p>
    <w:p w14:paraId="64B4A5E5" w14:textId="77777777" w:rsidR="007840FA" w:rsidRDefault="00E14F3D">
      <w:pPr>
        <w:spacing w:after="358"/>
        <w:ind w:left="-15" w:firstLine="351"/>
      </w:pPr>
      <w:r>
        <w:t xml:space="preserve">10 contact measurements were done on the same spot of the surface to </w:t>
      </w:r>
      <w:proofErr w:type="spellStart"/>
      <w:r>
        <w:t>equilibriate</w:t>
      </w:r>
      <w:proofErr w:type="spellEnd"/>
      <w:r>
        <w:t xml:space="preserve"> the pad system. 5 measurements were subsequently performed on a fresh spot of the substrate for each </w:t>
      </w:r>
      <w:r>
        <w:lastRenderedPageBreak/>
        <w:t>type of contact and is used for data analysis. Experiments were repeated with 5 distinct beetles for each type of contact. In total, 30 beetles were tested.</w:t>
      </w:r>
    </w:p>
    <w:p w14:paraId="014D28EC" w14:textId="77777777" w:rsidR="007840FA" w:rsidRDefault="00E14F3D">
      <w:pPr>
        <w:pStyle w:val="Heading3"/>
        <w:ind w:left="807" w:hanging="822"/>
      </w:pPr>
      <w:r>
        <w:t>Data analysis</w:t>
      </w:r>
    </w:p>
    <w:p w14:paraId="08279A56" w14:textId="77777777" w:rsidR="007840FA" w:rsidRDefault="00E14F3D">
      <w:pPr>
        <w:ind w:left="-5"/>
      </w:pPr>
      <w:r>
        <w:t>Extraction of pull-off force from force data, image processing, plotting and statistical analysis are all performed in “</w:t>
      </w:r>
      <w:r>
        <w:rPr>
          <w:i/>
        </w:rPr>
        <w:t>Buggee</w:t>
      </w:r>
      <w:r>
        <w:t xml:space="preserve">” </w:t>
      </w:r>
      <w:r>
        <w:rPr>
          <w:vertAlign w:val="superscript"/>
        </w:rPr>
        <w:t>19</w:t>
      </w:r>
      <w:r>
        <w:t>, a tool written in Python using open-source libraries for synchronous analysis of force data and video recordings.</w:t>
      </w:r>
    </w:p>
    <w:p w14:paraId="72589C59" w14:textId="77777777" w:rsidR="007840FA" w:rsidRDefault="00E14F3D">
      <w:pPr>
        <w:ind w:left="-15" w:firstLine="351"/>
      </w:pPr>
      <w:r>
        <w:t>For measurements in air, pull-off force is defined as the minimum force during the final retraction step. For underwater measurements, an additional correction needs to be done first. During the piezo motion, contact line of the immersed holder at water surface changes,</w:t>
      </w:r>
    </w:p>
    <w:p w14:paraId="4C72F622" w14:textId="77777777" w:rsidR="007840FA" w:rsidRDefault="00E14F3D">
      <w:pPr>
        <w:spacing w:after="203" w:line="259" w:lineRule="auto"/>
        <w:ind w:left="429" w:firstLine="0"/>
        <w:jc w:val="left"/>
      </w:pPr>
      <w:r>
        <w:rPr>
          <w:noProof/>
        </w:rPr>
        <w:drawing>
          <wp:inline distT="0" distB="0" distL="0" distR="0" wp14:anchorId="10B3A701" wp14:editId="571A988B">
            <wp:extent cx="5562600" cy="2374392"/>
            <wp:effectExtent l="0" t="0" r="0" b="0"/>
            <wp:docPr id="38823" name="Picture 38823"/>
            <wp:cNvGraphicFramePr/>
            <a:graphic xmlns:a="http://schemas.openxmlformats.org/drawingml/2006/main">
              <a:graphicData uri="http://schemas.openxmlformats.org/drawingml/2006/picture">
                <pic:pic xmlns:pic="http://schemas.openxmlformats.org/drawingml/2006/picture">
                  <pic:nvPicPr>
                    <pic:cNvPr id="38823" name="Picture 38823"/>
                    <pic:cNvPicPr/>
                  </pic:nvPicPr>
                  <pic:blipFill>
                    <a:blip r:embed="rId19"/>
                    <a:stretch>
                      <a:fillRect/>
                    </a:stretch>
                  </pic:blipFill>
                  <pic:spPr>
                    <a:xfrm>
                      <a:off x="0" y="0"/>
                      <a:ext cx="5562600" cy="2374392"/>
                    </a:xfrm>
                    <a:prstGeom prst="rect">
                      <a:avLst/>
                    </a:prstGeom>
                  </pic:spPr>
                </pic:pic>
              </a:graphicData>
            </a:graphic>
          </wp:inline>
        </w:drawing>
      </w:r>
    </w:p>
    <w:p w14:paraId="715958E1" w14:textId="77777777" w:rsidR="007840FA" w:rsidRDefault="00E14F3D">
      <w:pPr>
        <w:spacing w:after="435" w:line="238" w:lineRule="auto"/>
        <w:ind w:left="-5"/>
      </w:pPr>
      <w:r>
        <w:t>Figure 6: a) Adhesion test setup b) Representative force data and contact area of distal pad for a typical measurement. Shaded regions represent distinct motion steps. Minimum peak value during final retract step is taken as adhesion force.</w:t>
      </w:r>
    </w:p>
    <w:p w14:paraId="0BB3AA79" w14:textId="77777777" w:rsidR="007840FA" w:rsidRDefault="00E14F3D">
      <w:pPr>
        <w:ind w:left="-5"/>
      </w:pPr>
      <w:r>
        <w:t>influencing the force readout due to surface tension. This effect needs to be canceled. So, a background force data is recorded where the submerged beetle makes no contact with the substrate. The background forces is then subtracted from a typical force data with substrate contact to correct for the external surface tension effects. After this, the pull-off force is calculated from the minima as before.</w:t>
      </w:r>
    </w:p>
    <w:p w14:paraId="069FABD1" w14:textId="77777777" w:rsidR="007840FA" w:rsidRDefault="00E14F3D">
      <w:pPr>
        <w:spacing w:after="479"/>
        <w:ind w:left="-15" w:firstLine="351"/>
      </w:pPr>
      <w:r>
        <w:lastRenderedPageBreak/>
        <w:t xml:space="preserve">Data sets are compared for statistical deviations using pairwise Tukey t-test and their corresponding effect sizes are compared using Pearson correlation coefficients. Shapiro-Wilk test was done for each data sets to verify normal distribution of its residuals and </w:t>
      </w:r>
      <w:proofErr w:type="spellStart"/>
      <w:r>
        <w:t>Levene’s</w:t>
      </w:r>
      <w:proofErr w:type="spellEnd"/>
      <w:r>
        <w:t xml:space="preserve"> test was done to check equality of the respective variances, thus validating the assumptions involved in the Tukey test.</w:t>
      </w:r>
    </w:p>
    <w:p w14:paraId="368F2BD2" w14:textId="77777777" w:rsidR="007840FA" w:rsidRDefault="00E14F3D">
      <w:pPr>
        <w:pStyle w:val="Heading2"/>
        <w:ind w:left="704" w:hanging="719"/>
      </w:pPr>
      <w:r>
        <w:t>Results</w:t>
      </w:r>
    </w:p>
    <w:p w14:paraId="2D90E84A" w14:textId="77777777" w:rsidR="007840FA" w:rsidRDefault="00E14F3D">
      <w:pPr>
        <w:pStyle w:val="Heading3"/>
        <w:ind w:left="807" w:hanging="822"/>
      </w:pPr>
      <w:r>
        <w:t>Field desorption mass spectroscopy</w:t>
      </w:r>
    </w:p>
    <w:p w14:paraId="2B2C1FEC" w14:textId="77777777" w:rsidR="007840FA" w:rsidRDefault="00E14F3D">
      <w:pPr>
        <w:spacing w:after="357" w:line="259" w:lineRule="auto"/>
        <w:ind w:left="-5"/>
      </w:pPr>
      <w:r>
        <w:rPr>
          <w:i/>
        </w:rPr>
        <w:t>############# inputs from Bat-El ##############</w:t>
      </w:r>
    </w:p>
    <w:p w14:paraId="56D16DAF" w14:textId="77777777" w:rsidR="007840FA" w:rsidRDefault="00E14F3D">
      <w:pPr>
        <w:numPr>
          <w:ilvl w:val="0"/>
          <w:numId w:val="3"/>
        </w:numPr>
        <w:spacing w:line="259" w:lineRule="auto"/>
        <w:ind w:hanging="234"/>
      </w:pPr>
      <w:r>
        <w:t>Adhesive fluid composition is mostly n-alkanes/hydrocarbons? (How?)</w:t>
      </w:r>
    </w:p>
    <w:p w14:paraId="3B69C152" w14:textId="77777777" w:rsidR="007840FA" w:rsidRDefault="00E14F3D">
      <w:pPr>
        <w:numPr>
          <w:ilvl w:val="0"/>
          <w:numId w:val="3"/>
        </w:numPr>
        <w:spacing w:after="354" w:line="259" w:lineRule="auto"/>
        <w:ind w:hanging="234"/>
      </w:pPr>
      <w:r>
        <w:t>Fluid composition doesn’t change after washing with water (Figure )</w:t>
      </w:r>
    </w:p>
    <w:p w14:paraId="632A2C19" w14:textId="77777777" w:rsidR="007840FA" w:rsidRDefault="00E14F3D">
      <w:pPr>
        <w:numPr>
          <w:ilvl w:val="0"/>
          <w:numId w:val="3"/>
        </w:numPr>
        <w:spacing w:after="92" w:line="259" w:lineRule="auto"/>
        <w:ind w:hanging="234"/>
      </w:pPr>
      <w:r>
        <w:t>Adhesive fluid remains intact to hair tips underwater</w:t>
      </w:r>
    </w:p>
    <w:p w14:paraId="63EA9598" w14:textId="77777777" w:rsidR="007840FA" w:rsidRDefault="00E14F3D">
      <w:pPr>
        <w:spacing w:after="159" w:line="259" w:lineRule="auto"/>
        <w:ind w:left="0" w:firstLine="0"/>
        <w:jc w:val="left"/>
      </w:pPr>
      <w:r>
        <w:rPr>
          <w:noProof/>
          <w:sz w:val="22"/>
        </w:rPr>
        <mc:AlternateContent>
          <mc:Choice Requires="wpg">
            <w:drawing>
              <wp:inline distT="0" distB="0" distL="0" distR="0" wp14:anchorId="325AFBC4" wp14:editId="67795DED">
                <wp:extent cx="5943602" cy="1300975"/>
                <wp:effectExtent l="0" t="0" r="0" b="0"/>
                <wp:docPr id="38862" name="Group 38862"/>
                <wp:cNvGraphicFramePr/>
                <a:graphic xmlns:a="http://schemas.openxmlformats.org/drawingml/2006/main">
                  <a:graphicData uri="http://schemas.microsoft.com/office/word/2010/wordprocessingGroup">
                    <wpg:wgp>
                      <wpg:cNvGrpSpPr/>
                      <wpg:grpSpPr>
                        <a:xfrm>
                          <a:off x="0" y="0"/>
                          <a:ext cx="5943602" cy="1300975"/>
                          <a:chOff x="0" y="0"/>
                          <a:chExt cx="5943602" cy="1300975"/>
                        </a:xfrm>
                      </wpg:grpSpPr>
                      <pic:pic xmlns:pic="http://schemas.openxmlformats.org/drawingml/2006/picture">
                        <pic:nvPicPr>
                          <pic:cNvPr id="4319" name="Picture 4319"/>
                          <pic:cNvPicPr/>
                        </pic:nvPicPr>
                        <pic:blipFill>
                          <a:blip r:embed="rId20"/>
                          <a:stretch>
                            <a:fillRect/>
                          </a:stretch>
                        </pic:blipFill>
                        <pic:spPr>
                          <a:xfrm>
                            <a:off x="0" y="0"/>
                            <a:ext cx="2674631" cy="1300975"/>
                          </a:xfrm>
                          <a:prstGeom prst="rect">
                            <a:avLst/>
                          </a:prstGeom>
                        </pic:spPr>
                      </pic:pic>
                      <pic:pic xmlns:pic="http://schemas.openxmlformats.org/drawingml/2006/picture">
                        <pic:nvPicPr>
                          <pic:cNvPr id="4322" name="Picture 4322"/>
                          <pic:cNvPicPr/>
                        </pic:nvPicPr>
                        <pic:blipFill>
                          <a:blip r:embed="rId21"/>
                          <a:stretch>
                            <a:fillRect/>
                          </a:stretch>
                        </pic:blipFill>
                        <pic:spPr>
                          <a:xfrm>
                            <a:off x="3268993" y="335946"/>
                            <a:ext cx="2674609" cy="965029"/>
                          </a:xfrm>
                          <a:prstGeom prst="rect">
                            <a:avLst/>
                          </a:prstGeom>
                        </pic:spPr>
                      </pic:pic>
                    </wpg:wgp>
                  </a:graphicData>
                </a:graphic>
              </wp:inline>
            </w:drawing>
          </mc:Choice>
          <mc:Fallback xmlns:a="http://schemas.openxmlformats.org/drawingml/2006/main">
            <w:pict>
              <v:group id="Group 38862" style="width:468pt;height:102.439pt;mso-position-horizontal-relative:char;mso-position-vertical-relative:line" coordsize="59436,13009">
                <v:shape id="Picture 4319" style="position:absolute;width:26746;height:13009;left:0;top:0;" filled="f">
                  <v:imagedata r:id="rId22"/>
                </v:shape>
                <v:shape id="Picture 4322" style="position:absolute;width:26746;height:9650;left:32689;top:3359;" filled="f">
                  <v:imagedata r:id="rId23"/>
                </v:shape>
              </v:group>
            </w:pict>
          </mc:Fallback>
        </mc:AlternateContent>
      </w:r>
    </w:p>
    <w:p w14:paraId="3979D23E" w14:textId="77777777" w:rsidR="007840FA" w:rsidRDefault="00E14F3D">
      <w:pPr>
        <w:tabs>
          <w:tab w:val="center" w:pos="2106"/>
          <w:tab w:val="center" w:pos="7254"/>
        </w:tabs>
        <w:spacing w:after="206" w:line="259" w:lineRule="auto"/>
        <w:ind w:left="0" w:firstLine="0"/>
        <w:jc w:val="left"/>
      </w:pPr>
      <w:r>
        <w:rPr>
          <w:sz w:val="22"/>
        </w:rPr>
        <w:tab/>
        <w:t>(a) Without rinsing in water</w:t>
      </w:r>
      <w:r>
        <w:rPr>
          <w:sz w:val="22"/>
        </w:rPr>
        <w:tab/>
        <w:t>(b) After rinsing in water</w:t>
      </w:r>
    </w:p>
    <w:p w14:paraId="11836F31" w14:textId="77777777" w:rsidR="007840FA" w:rsidRDefault="00E14F3D">
      <w:pPr>
        <w:spacing w:after="831" w:line="273" w:lineRule="auto"/>
        <w:ind w:left="-5"/>
      </w:pPr>
      <w:r>
        <w:t xml:space="preserve">Figure 7: Field </w:t>
      </w:r>
      <w:proofErr w:type="spellStart"/>
      <w:r>
        <w:t>desoption</w:t>
      </w:r>
      <w:proofErr w:type="spellEnd"/>
      <w:r>
        <w:t xml:space="preserve"> mass spectroscopy data of adhesive fluid extracted from Asian ladybug beetle </w:t>
      </w:r>
      <w:r>
        <w:rPr>
          <w:i/>
        </w:rPr>
        <w:t>#### Inputs from Bat-El ####</w:t>
      </w:r>
    </w:p>
    <w:p w14:paraId="7A4D5608" w14:textId="77777777" w:rsidR="007840FA" w:rsidRDefault="00E14F3D">
      <w:pPr>
        <w:pStyle w:val="Heading3"/>
        <w:ind w:left="807" w:hanging="822"/>
      </w:pPr>
      <w:r>
        <w:t>Adhesion test</w:t>
      </w:r>
    </w:p>
    <w:p w14:paraId="03EA69B2" w14:textId="77777777" w:rsidR="007840FA" w:rsidRDefault="00E14F3D">
      <w:pPr>
        <w:ind w:left="-5"/>
      </w:pPr>
      <w:r>
        <w:t xml:space="preserve">Adhesion force for the distal pad of ladybug beetle against glass and PFOTS in air and underwater conditions are compared (Figure 8). In air, there is only a small difference in the median adhesion force on glass and PFOTS. The small difference can be attributed to the higher receding contact angle of oil in PFOTS when compared to glass (Table 2). In underwater, a huge difference is seen </w:t>
      </w:r>
      <w:r>
        <w:lastRenderedPageBreak/>
        <w:t>in the forces between glass and PFOTS for a wet contact. On glass, very small adhesion is recorded while PFOTS shows an adhesion close to that in air. For a bubble contact, both glass and PFOTS show similar adhesion. Statistical significance values for comparison of the different contact types (Table 3) support the above conclusions.</w:t>
      </w:r>
    </w:p>
    <w:p w14:paraId="52E57DA5" w14:textId="77777777" w:rsidR="007840FA" w:rsidRDefault="00E14F3D">
      <w:pPr>
        <w:ind w:left="-15" w:firstLine="351"/>
      </w:pPr>
      <w:r>
        <w:t>Apart from the three predicted contact types, we also observed an additional fourth contact type which randomly occurs underwater, labeled as “bad contact”. During such a contact, the bottom view contact area recordings don’t show a prefect contact of hairs with the substrate as is usually seen for the other three contact types. “Bad contact” always shows no adhesion with either glass or PFOTS substrate. While it’s not completely clear why such a contact occurs, there can be two possible reasons:</w:t>
      </w:r>
    </w:p>
    <w:p w14:paraId="491214AF" w14:textId="77777777" w:rsidR="007840FA" w:rsidRDefault="00E14F3D">
      <w:pPr>
        <w:numPr>
          <w:ilvl w:val="0"/>
          <w:numId w:val="4"/>
        </w:numPr>
        <w:spacing w:after="193"/>
        <w:ind w:hanging="299"/>
      </w:pPr>
      <w:r>
        <w:t xml:space="preserve">The hairs could get bundled due to a small air meniscus inside the hairs, resulting </w:t>
      </w:r>
      <w:proofErr w:type="spellStart"/>
      <w:r>
        <w:t>inits</w:t>
      </w:r>
      <w:proofErr w:type="spellEnd"/>
      <w:r>
        <w:t xml:space="preserve"> disorientation.</w:t>
      </w:r>
    </w:p>
    <w:p w14:paraId="55B04D12" w14:textId="77777777" w:rsidR="007840FA" w:rsidRDefault="00E14F3D">
      <w:pPr>
        <w:numPr>
          <w:ilvl w:val="0"/>
          <w:numId w:val="4"/>
        </w:numPr>
        <w:spacing w:after="174"/>
        <w:ind w:hanging="299"/>
      </w:pPr>
      <w:r>
        <w:t xml:space="preserve">The substrate is not </w:t>
      </w:r>
      <w:proofErr w:type="spellStart"/>
      <w:r>
        <w:t>dewetted</w:t>
      </w:r>
      <w:proofErr w:type="spellEnd"/>
      <w:r>
        <w:t xml:space="preserve"> during contact, causing a thin water layer on the </w:t>
      </w:r>
      <w:proofErr w:type="spellStart"/>
      <w:r>
        <w:t>surfaceto</w:t>
      </w:r>
      <w:proofErr w:type="spellEnd"/>
      <w:r>
        <w:t xml:space="preserve"> prevent adhesion.</w:t>
      </w:r>
    </w:p>
    <w:p w14:paraId="6789A106" w14:textId="77777777" w:rsidR="007840FA" w:rsidRDefault="00E14F3D">
      <w:pPr>
        <w:spacing w:after="257" w:line="259" w:lineRule="auto"/>
        <w:ind w:left="72" w:firstLine="0"/>
        <w:jc w:val="left"/>
      </w:pPr>
      <w:r>
        <w:rPr>
          <w:noProof/>
        </w:rPr>
        <w:lastRenderedPageBreak/>
        <w:drawing>
          <wp:inline distT="0" distB="0" distL="0" distR="0" wp14:anchorId="36153121" wp14:editId="660A8545">
            <wp:extent cx="5757672" cy="4069081"/>
            <wp:effectExtent l="0" t="0" r="0" b="0"/>
            <wp:docPr id="38825" name="Picture 38825"/>
            <wp:cNvGraphicFramePr/>
            <a:graphic xmlns:a="http://schemas.openxmlformats.org/drawingml/2006/main">
              <a:graphicData uri="http://schemas.openxmlformats.org/drawingml/2006/picture">
                <pic:pic xmlns:pic="http://schemas.openxmlformats.org/drawingml/2006/picture">
                  <pic:nvPicPr>
                    <pic:cNvPr id="38825" name="Picture 38825"/>
                    <pic:cNvPicPr/>
                  </pic:nvPicPr>
                  <pic:blipFill>
                    <a:blip r:embed="rId24"/>
                    <a:stretch>
                      <a:fillRect/>
                    </a:stretch>
                  </pic:blipFill>
                  <pic:spPr>
                    <a:xfrm>
                      <a:off x="0" y="0"/>
                      <a:ext cx="5757672" cy="4069081"/>
                    </a:xfrm>
                    <a:prstGeom prst="rect">
                      <a:avLst/>
                    </a:prstGeom>
                  </pic:spPr>
                </pic:pic>
              </a:graphicData>
            </a:graphic>
          </wp:inline>
        </w:drawing>
      </w:r>
    </w:p>
    <w:p w14:paraId="25F35C31" w14:textId="77777777" w:rsidR="007840FA" w:rsidRDefault="00E14F3D">
      <w:pPr>
        <w:spacing w:line="217" w:lineRule="auto"/>
        <w:ind w:left="-5"/>
      </w:pPr>
      <w:r>
        <w:t xml:space="preserve">Figure 8: Adhesion force measurements of ladybug beetle on glass and PFOTS substrates in air and underwater conditions. Values represent peak force of a distal pad pulled off from each substrate at 62.5 </w:t>
      </w:r>
      <w:proofErr w:type="spellStart"/>
      <w:r>
        <w:rPr>
          <w:sz w:val="37"/>
          <w:vertAlign w:val="subscript"/>
        </w:rPr>
        <w:t>μ</w:t>
      </w:r>
      <w:r>
        <w:t>m</w:t>
      </w:r>
      <w:proofErr w:type="spellEnd"/>
      <w:r>
        <w:t xml:space="preserve">/s retraction speed. Three types of contact are seen in underwater experiments and are represented separately: “Bubble”, “Wet” and “Bad Contact”. Insets show bottom view images of the corresponding contact types. Stars represent theoretical predictions of adhesion force calculated from Capillary Bridge Model, where hair diameter = 4 </w:t>
      </w:r>
      <w:proofErr w:type="spellStart"/>
      <w:r>
        <w:rPr>
          <w:sz w:val="37"/>
          <w:vertAlign w:val="subscript"/>
        </w:rPr>
        <w:t>μ</w:t>
      </w:r>
      <w:r>
        <w:t>m</w:t>
      </w:r>
      <w:proofErr w:type="spellEnd"/>
      <w:r>
        <w:t xml:space="preserve">, pad diameter = 200 </w:t>
      </w:r>
      <w:proofErr w:type="spellStart"/>
      <w:r>
        <w:rPr>
          <w:sz w:val="37"/>
          <w:vertAlign w:val="subscript"/>
        </w:rPr>
        <w:t>μ</w:t>
      </w:r>
      <w:r>
        <w:t>m</w:t>
      </w:r>
      <w:proofErr w:type="spellEnd"/>
      <w:r>
        <w:t xml:space="preserve">, hair height = 40 </w:t>
      </w:r>
      <w:proofErr w:type="spellStart"/>
      <w:r>
        <w:rPr>
          <w:sz w:val="37"/>
          <w:vertAlign w:val="subscript"/>
        </w:rPr>
        <w:t>μ</w:t>
      </w:r>
      <w:r>
        <w:t>m</w:t>
      </w:r>
      <w:proofErr w:type="spellEnd"/>
      <w:r>
        <w:t xml:space="preserve">, number of hairs = 500, fluid size parameter </w:t>
      </w:r>
      <w:proofErr w:type="spellStart"/>
      <w:r>
        <w:rPr>
          <w:rFonts w:ascii="Cambria" w:eastAsia="Cambria" w:hAnsi="Cambria" w:cs="Cambria"/>
          <w:i/>
        </w:rPr>
        <w:t>φ</w:t>
      </w:r>
      <w:r>
        <w:rPr>
          <w:vertAlign w:val="subscript"/>
        </w:rPr>
        <w:t>f</w:t>
      </w:r>
      <w:proofErr w:type="spellEnd"/>
      <w:r>
        <w:rPr>
          <w:vertAlign w:val="subscript"/>
        </w:rPr>
        <w:t xml:space="preserve"> </w:t>
      </w:r>
      <w:r>
        <w:t xml:space="preserve">= 2 and bubble size parameter </w:t>
      </w:r>
      <w:proofErr w:type="spellStart"/>
      <w:r>
        <w:rPr>
          <w:rFonts w:ascii="Cambria" w:eastAsia="Cambria" w:hAnsi="Cambria" w:cs="Cambria"/>
          <w:i/>
        </w:rPr>
        <w:t>φ</w:t>
      </w:r>
      <w:r>
        <w:rPr>
          <w:vertAlign w:val="subscript"/>
        </w:rPr>
        <w:t>b</w:t>
      </w:r>
      <w:proofErr w:type="spellEnd"/>
      <w:r>
        <w:rPr>
          <w:vertAlign w:val="subscript"/>
        </w:rPr>
        <w:t xml:space="preserve"> </w:t>
      </w:r>
      <w:r>
        <w:t>= 1.5.</w:t>
      </w:r>
    </w:p>
    <w:p w14:paraId="042484B1" w14:textId="77777777" w:rsidR="007840FA" w:rsidRDefault="00E14F3D">
      <w:pPr>
        <w:spacing w:line="259" w:lineRule="auto"/>
        <w:ind w:left="-5"/>
      </w:pPr>
      <w:r>
        <w:t>Table 3: Statistical analysis of adhesion force. p-value and T are obtained from pair-wise Tukey test between A and B while keeping the third parameter fixed. r values represent the corresponding Pearson correlation coefficient</w:t>
      </w:r>
    </w:p>
    <w:tbl>
      <w:tblPr>
        <w:tblStyle w:val="TableGrid"/>
        <w:tblW w:w="9788" w:type="dxa"/>
        <w:tblInd w:w="4" w:type="dxa"/>
        <w:tblCellMar>
          <w:left w:w="124" w:type="dxa"/>
          <w:right w:w="115" w:type="dxa"/>
        </w:tblCellMar>
        <w:tblLook w:val="04A0" w:firstRow="1" w:lastRow="0" w:firstColumn="1" w:lastColumn="0" w:noHBand="0" w:noVBand="1"/>
      </w:tblPr>
      <w:tblGrid>
        <w:gridCol w:w="2334"/>
        <w:gridCol w:w="2334"/>
        <w:gridCol w:w="2334"/>
        <w:gridCol w:w="1020"/>
        <w:gridCol w:w="908"/>
        <w:gridCol w:w="858"/>
      </w:tblGrid>
      <w:tr w:rsidR="007840FA" w14:paraId="737F18AA"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08033952" w14:textId="77777777" w:rsidR="007840FA" w:rsidRDefault="00E14F3D">
            <w:pPr>
              <w:spacing w:after="0" w:line="259" w:lineRule="auto"/>
              <w:ind w:left="0" w:right="8" w:firstLine="0"/>
              <w:jc w:val="center"/>
            </w:pPr>
            <w:r>
              <w:t>A</w:t>
            </w:r>
          </w:p>
        </w:tc>
        <w:tc>
          <w:tcPr>
            <w:tcW w:w="2337" w:type="dxa"/>
            <w:tcBorders>
              <w:top w:val="single" w:sz="3" w:space="0" w:color="000000"/>
              <w:left w:val="single" w:sz="3" w:space="0" w:color="000000"/>
              <w:bottom w:val="single" w:sz="3" w:space="0" w:color="000000"/>
              <w:right w:val="single" w:sz="3" w:space="0" w:color="000000"/>
            </w:tcBorders>
          </w:tcPr>
          <w:p w14:paraId="7EBAA90C" w14:textId="77777777" w:rsidR="007840FA" w:rsidRDefault="00E14F3D">
            <w:pPr>
              <w:spacing w:after="0" w:line="259" w:lineRule="auto"/>
              <w:ind w:left="0" w:right="8" w:firstLine="0"/>
              <w:jc w:val="center"/>
            </w:pPr>
            <w:r>
              <w:t>B</w:t>
            </w:r>
          </w:p>
        </w:tc>
        <w:tc>
          <w:tcPr>
            <w:tcW w:w="2337" w:type="dxa"/>
            <w:tcBorders>
              <w:top w:val="single" w:sz="3" w:space="0" w:color="000000"/>
              <w:left w:val="single" w:sz="3" w:space="0" w:color="000000"/>
              <w:bottom w:val="single" w:sz="3" w:space="0" w:color="000000"/>
              <w:right w:val="single" w:sz="3" w:space="0" w:color="000000"/>
            </w:tcBorders>
          </w:tcPr>
          <w:p w14:paraId="59F41C48" w14:textId="77777777" w:rsidR="007840FA" w:rsidRDefault="00E14F3D">
            <w:pPr>
              <w:spacing w:after="0" w:line="259" w:lineRule="auto"/>
              <w:ind w:left="0" w:right="8" w:firstLine="0"/>
              <w:jc w:val="center"/>
            </w:pPr>
            <w:r>
              <w:t>Fixed</w:t>
            </w:r>
          </w:p>
        </w:tc>
        <w:tc>
          <w:tcPr>
            <w:tcW w:w="1021" w:type="dxa"/>
            <w:tcBorders>
              <w:top w:val="single" w:sz="3" w:space="0" w:color="000000"/>
              <w:left w:val="single" w:sz="3" w:space="0" w:color="000000"/>
              <w:bottom w:val="single" w:sz="3" w:space="0" w:color="000000"/>
              <w:right w:val="single" w:sz="3" w:space="0" w:color="000000"/>
            </w:tcBorders>
          </w:tcPr>
          <w:p w14:paraId="04EDD7CB" w14:textId="77777777" w:rsidR="007840FA" w:rsidRDefault="00E14F3D">
            <w:pPr>
              <w:spacing w:after="0" w:line="259" w:lineRule="auto"/>
              <w:ind w:left="0" w:firstLine="0"/>
              <w:jc w:val="left"/>
            </w:pPr>
            <w:r>
              <w:t>p-</w:t>
            </w:r>
            <w:proofErr w:type="spellStart"/>
            <w:r>
              <w:t>tukey</w:t>
            </w:r>
            <w:proofErr w:type="spellEnd"/>
          </w:p>
        </w:tc>
        <w:tc>
          <w:tcPr>
            <w:tcW w:w="897" w:type="dxa"/>
            <w:tcBorders>
              <w:top w:val="single" w:sz="3" w:space="0" w:color="000000"/>
              <w:left w:val="single" w:sz="3" w:space="0" w:color="000000"/>
              <w:bottom w:val="single" w:sz="3" w:space="0" w:color="000000"/>
              <w:right w:val="single" w:sz="3" w:space="0" w:color="000000"/>
            </w:tcBorders>
          </w:tcPr>
          <w:p w14:paraId="337C2DDC" w14:textId="77777777" w:rsidR="007840FA" w:rsidRDefault="00E14F3D">
            <w:pPr>
              <w:spacing w:after="0" w:line="259" w:lineRule="auto"/>
              <w:ind w:left="0" w:right="8" w:firstLine="0"/>
              <w:jc w:val="center"/>
            </w:pPr>
            <w:r>
              <w:t>T</w:t>
            </w:r>
          </w:p>
        </w:tc>
        <w:tc>
          <w:tcPr>
            <w:tcW w:w="858" w:type="dxa"/>
            <w:tcBorders>
              <w:top w:val="single" w:sz="3" w:space="0" w:color="000000"/>
              <w:left w:val="single" w:sz="3" w:space="0" w:color="000000"/>
              <w:bottom w:val="single" w:sz="3" w:space="0" w:color="000000"/>
              <w:right w:val="single" w:sz="3" w:space="0" w:color="000000"/>
            </w:tcBorders>
          </w:tcPr>
          <w:p w14:paraId="3DF823B8" w14:textId="77777777" w:rsidR="007840FA" w:rsidRDefault="00E14F3D">
            <w:pPr>
              <w:spacing w:after="0" w:line="259" w:lineRule="auto"/>
              <w:ind w:left="0" w:right="8" w:firstLine="0"/>
              <w:jc w:val="center"/>
            </w:pPr>
            <w:r>
              <w:t>r</w:t>
            </w:r>
          </w:p>
        </w:tc>
      </w:tr>
      <w:tr w:rsidR="007840FA" w14:paraId="22E7EA58"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6DE23541" w14:textId="77777777" w:rsidR="007840FA" w:rsidRDefault="00E14F3D">
            <w:pPr>
              <w:spacing w:after="0" w:line="259" w:lineRule="auto"/>
              <w:ind w:left="0" w:right="8" w:firstLine="0"/>
              <w:jc w:val="center"/>
            </w:pPr>
            <w:r>
              <w:t>Air</w:t>
            </w:r>
          </w:p>
        </w:tc>
        <w:tc>
          <w:tcPr>
            <w:tcW w:w="2337" w:type="dxa"/>
            <w:tcBorders>
              <w:top w:val="single" w:sz="3" w:space="0" w:color="000000"/>
              <w:left w:val="single" w:sz="3" w:space="0" w:color="000000"/>
              <w:bottom w:val="single" w:sz="3" w:space="0" w:color="000000"/>
              <w:right w:val="single" w:sz="3" w:space="0" w:color="000000"/>
            </w:tcBorders>
          </w:tcPr>
          <w:p w14:paraId="1A21F66D" w14:textId="77777777" w:rsidR="007840FA" w:rsidRDefault="00E14F3D">
            <w:pPr>
              <w:spacing w:after="0" w:line="259" w:lineRule="auto"/>
              <w:ind w:left="0" w:firstLine="0"/>
              <w:jc w:val="left"/>
            </w:pPr>
            <w:r>
              <w:t>Underwater: Bubble</w:t>
            </w:r>
          </w:p>
        </w:tc>
        <w:tc>
          <w:tcPr>
            <w:tcW w:w="2337" w:type="dxa"/>
            <w:tcBorders>
              <w:top w:val="single" w:sz="3" w:space="0" w:color="000000"/>
              <w:left w:val="single" w:sz="3" w:space="0" w:color="000000"/>
              <w:bottom w:val="single" w:sz="3" w:space="0" w:color="000000"/>
              <w:right w:val="single" w:sz="3" w:space="0" w:color="000000"/>
            </w:tcBorders>
          </w:tcPr>
          <w:p w14:paraId="23F77829" w14:textId="77777777" w:rsidR="007840FA" w:rsidRDefault="00E14F3D">
            <w:pPr>
              <w:spacing w:after="0" w:line="259" w:lineRule="auto"/>
              <w:ind w:left="0" w:right="8" w:firstLine="0"/>
              <w:jc w:val="center"/>
            </w:pPr>
            <w:r>
              <w:t>Glass</w:t>
            </w:r>
          </w:p>
        </w:tc>
        <w:tc>
          <w:tcPr>
            <w:tcW w:w="1021" w:type="dxa"/>
            <w:tcBorders>
              <w:top w:val="single" w:sz="3" w:space="0" w:color="000000"/>
              <w:left w:val="single" w:sz="3" w:space="0" w:color="000000"/>
              <w:bottom w:val="single" w:sz="3" w:space="0" w:color="000000"/>
              <w:right w:val="single" w:sz="3" w:space="0" w:color="000000"/>
            </w:tcBorders>
          </w:tcPr>
          <w:p w14:paraId="67C97816" w14:textId="77777777" w:rsidR="007840FA" w:rsidRDefault="00E14F3D">
            <w:pPr>
              <w:spacing w:after="0" w:line="259" w:lineRule="auto"/>
              <w:ind w:left="0" w:right="8" w:firstLine="0"/>
              <w:jc w:val="center"/>
            </w:pPr>
            <w:r>
              <w:t>0.211</w:t>
            </w:r>
          </w:p>
        </w:tc>
        <w:tc>
          <w:tcPr>
            <w:tcW w:w="897" w:type="dxa"/>
            <w:tcBorders>
              <w:top w:val="single" w:sz="3" w:space="0" w:color="000000"/>
              <w:left w:val="single" w:sz="3" w:space="0" w:color="000000"/>
              <w:bottom w:val="single" w:sz="3" w:space="0" w:color="000000"/>
              <w:right w:val="single" w:sz="3" w:space="0" w:color="000000"/>
            </w:tcBorders>
          </w:tcPr>
          <w:p w14:paraId="3710D0DD" w14:textId="77777777" w:rsidR="007840FA" w:rsidRDefault="00E14F3D">
            <w:pPr>
              <w:spacing w:after="0" w:line="259" w:lineRule="auto"/>
              <w:ind w:left="0" w:right="8" w:firstLine="0"/>
              <w:jc w:val="center"/>
            </w:pPr>
            <w:r>
              <w:t>1.95</w:t>
            </w:r>
          </w:p>
        </w:tc>
        <w:tc>
          <w:tcPr>
            <w:tcW w:w="858" w:type="dxa"/>
            <w:tcBorders>
              <w:top w:val="single" w:sz="3" w:space="0" w:color="000000"/>
              <w:left w:val="single" w:sz="3" w:space="0" w:color="000000"/>
              <w:bottom w:val="single" w:sz="3" w:space="0" w:color="000000"/>
              <w:right w:val="single" w:sz="3" w:space="0" w:color="000000"/>
            </w:tcBorders>
          </w:tcPr>
          <w:p w14:paraId="1B298534" w14:textId="77777777" w:rsidR="007840FA" w:rsidRDefault="00E14F3D">
            <w:pPr>
              <w:spacing w:after="0" w:line="259" w:lineRule="auto"/>
              <w:ind w:left="39" w:firstLine="0"/>
              <w:jc w:val="left"/>
            </w:pPr>
            <w:r>
              <w:t>0.298</w:t>
            </w:r>
          </w:p>
        </w:tc>
      </w:tr>
      <w:tr w:rsidR="007840FA" w14:paraId="496E5ADE"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3615EC44" w14:textId="77777777" w:rsidR="007840FA" w:rsidRDefault="00E14F3D">
            <w:pPr>
              <w:spacing w:after="0" w:line="259" w:lineRule="auto"/>
              <w:ind w:left="0" w:right="8" w:firstLine="0"/>
              <w:jc w:val="center"/>
            </w:pPr>
            <w:r>
              <w:t>Air</w:t>
            </w:r>
          </w:p>
        </w:tc>
        <w:tc>
          <w:tcPr>
            <w:tcW w:w="2337" w:type="dxa"/>
            <w:tcBorders>
              <w:top w:val="single" w:sz="3" w:space="0" w:color="000000"/>
              <w:left w:val="single" w:sz="3" w:space="0" w:color="000000"/>
              <w:bottom w:val="single" w:sz="3" w:space="0" w:color="000000"/>
              <w:right w:val="single" w:sz="3" w:space="0" w:color="000000"/>
            </w:tcBorders>
          </w:tcPr>
          <w:p w14:paraId="0215AC52" w14:textId="77777777" w:rsidR="007840FA" w:rsidRDefault="00E14F3D">
            <w:pPr>
              <w:spacing w:after="0" w:line="259" w:lineRule="auto"/>
              <w:ind w:left="0" w:right="8" w:firstLine="0"/>
              <w:jc w:val="center"/>
            </w:pPr>
            <w:r>
              <w:t>Underwater: Wet</w:t>
            </w:r>
          </w:p>
        </w:tc>
        <w:tc>
          <w:tcPr>
            <w:tcW w:w="2337" w:type="dxa"/>
            <w:tcBorders>
              <w:top w:val="single" w:sz="3" w:space="0" w:color="000000"/>
              <w:left w:val="single" w:sz="3" w:space="0" w:color="000000"/>
              <w:bottom w:val="single" w:sz="3" w:space="0" w:color="000000"/>
              <w:right w:val="single" w:sz="3" w:space="0" w:color="000000"/>
            </w:tcBorders>
          </w:tcPr>
          <w:p w14:paraId="1480816F" w14:textId="77777777" w:rsidR="007840FA" w:rsidRDefault="00E14F3D">
            <w:pPr>
              <w:spacing w:after="0" w:line="259" w:lineRule="auto"/>
              <w:ind w:left="0" w:right="8" w:firstLine="0"/>
              <w:jc w:val="center"/>
            </w:pPr>
            <w:r>
              <w:t>Glass</w:t>
            </w:r>
          </w:p>
        </w:tc>
        <w:tc>
          <w:tcPr>
            <w:tcW w:w="1021" w:type="dxa"/>
            <w:tcBorders>
              <w:top w:val="single" w:sz="3" w:space="0" w:color="000000"/>
              <w:left w:val="single" w:sz="3" w:space="0" w:color="000000"/>
              <w:bottom w:val="single" w:sz="3" w:space="0" w:color="000000"/>
              <w:right w:val="single" w:sz="3" w:space="0" w:color="000000"/>
            </w:tcBorders>
          </w:tcPr>
          <w:p w14:paraId="20F24948" w14:textId="77777777" w:rsidR="007840FA" w:rsidRDefault="00E14F3D">
            <w:pPr>
              <w:spacing w:after="0" w:line="259" w:lineRule="auto"/>
              <w:ind w:left="0" w:right="8" w:firstLine="0"/>
              <w:jc w:val="center"/>
            </w:pPr>
            <w:r>
              <w:t>0.001</w:t>
            </w:r>
          </w:p>
        </w:tc>
        <w:tc>
          <w:tcPr>
            <w:tcW w:w="897" w:type="dxa"/>
            <w:tcBorders>
              <w:top w:val="single" w:sz="3" w:space="0" w:color="000000"/>
              <w:left w:val="single" w:sz="3" w:space="0" w:color="000000"/>
              <w:bottom w:val="single" w:sz="3" w:space="0" w:color="000000"/>
              <w:right w:val="single" w:sz="3" w:space="0" w:color="000000"/>
            </w:tcBorders>
          </w:tcPr>
          <w:p w14:paraId="09F2245A" w14:textId="77777777" w:rsidR="007840FA" w:rsidRDefault="00E14F3D">
            <w:pPr>
              <w:spacing w:after="0" w:line="259" w:lineRule="auto"/>
              <w:ind w:left="0" w:firstLine="0"/>
              <w:jc w:val="left"/>
            </w:pPr>
            <w:r>
              <w:t>10.985</w:t>
            </w:r>
          </w:p>
        </w:tc>
        <w:tc>
          <w:tcPr>
            <w:tcW w:w="858" w:type="dxa"/>
            <w:tcBorders>
              <w:top w:val="single" w:sz="3" w:space="0" w:color="000000"/>
              <w:left w:val="single" w:sz="3" w:space="0" w:color="000000"/>
              <w:bottom w:val="single" w:sz="3" w:space="0" w:color="000000"/>
              <w:right w:val="single" w:sz="3" w:space="0" w:color="000000"/>
            </w:tcBorders>
          </w:tcPr>
          <w:p w14:paraId="29695854" w14:textId="77777777" w:rsidR="007840FA" w:rsidRDefault="00E14F3D">
            <w:pPr>
              <w:spacing w:after="0" w:line="259" w:lineRule="auto"/>
              <w:ind w:left="39" w:firstLine="0"/>
              <w:jc w:val="left"/>
            </w:pPr>
            <w:r>
              <w:t>0.846</w:t>
            </w:r>
          </w:p>
        </w:tc>
      </w:tr>
      <w:tr w:rsidR="007840FA" w14:paraId="59F3A59A"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29A0D403" w14:textId="77777777" w:rsidR="007840FA" w:rsidRDefault="00E14F3D">
            <w:pPr>
              <w:spacing w:after="0" w:line="259" w:lineRule="auto"/>
              <w:ind w:left="0" w:firstLine="0"/>
              <w:jc w:val="left"/>
            </w:pPr>
            <w:r>
              <w:t>Underwater: Bubble</w:t>
            </w:r>
          </w:p>
        </w:tc>
        <w:tc>
          <w:tcPr>
            <w:tcW w:w="2337" w:type="dxa"/>
            <w:tcBorders>
              <w:top w:val="single" w:sz="3" w:space="0" w:color="000000"/>
              <w:left w:val="single" w:sz="3" w:space="0" w:color="000000"/>
              <w:bottom w:val="single" w:sz="3" w:space="0" w:color="000000"/>
              <w:right w:val="single" w:sz="3" w:space="0" w:color="000000"/>
            </w:tcBorders>
          </w:tcPr>
          <w:p w14:paraId="19F23702" w14:textId="77777777" w:rsidR="007840FA" w:rsidRDefault="00E14F3D">
            <w:pPr>
              <w:spacing w:after="0" w:line="259" w:lineRule="auto"/>
              <w:ind w:left="0" w:right="8" w:firstLine="0"/>
              <w:jc w:val="center"/>
            </w:pPr>
            <w:r>
              <w:t>Underwater: Wet</w:t>
            </w:r>
          </w:p>
        </w:tc>
        <w:tc>
          <w:tcPr>
            <w:tcW w:w="2337" w:type="dxa"/>
            <w:tcBorders>
              <w:top w:val="single" w:sz="3" w:space="0" w:color="000000"/>
              <w:left w:val="single" w:sz="3" w:space="0" w:color="000000"/>
              <w:bottom w:val="single" w:sz="3" w:space="0" w:color="000000"/>
              <w:right w:val="single" w:sz="3" w:space="0" w:color="000000"/>
            </w:tcBorders>
          </w:tcPr>
          <w:p w14:paraId="7C34F8E0" w14:textId="77777777" w:rsidR="007840FA" w:rsidRDefault="00E14F3D">
            <w:pPr>
              <w:spacing w:after="0" w:line="259" w:lineRule="auto"/>
              <w:ind w:left="0" w:right="8" w:firstLine="0"/>
              <w:jc w:val="center"/>
            </w:pPr>
            <w:r>
              <w:t>Glass</w:t>
            </w:r>
          </w:p>
        </w:tc>
        <w:tc>
          <w:tcPr>
            <w:tcW w:w="1021" w:type="dxa"/>
            <w:tcBorders>
              <w:top w:val="single" w:sz="3" w:space="0" w:color="000000"/>
              <w:left w:val="single" w:sz="3" w:space="0" w:color="000000"/>
              <w:bottom w:val="single" w:sz="3" w:space="0" w:color="000000"/>
              <w:right w:val="single" w:sz="3" w:space="0" w:color="000000"/>
            </w:tcBorders>
          </w:tcPr>
          <w:p w14:paraId="173CAF93" w14:textId="77777777" w:rsidR="007840FA" w:rsidRDefault="00E14F3D">
            <w:pPr>
              <w:spacing w:after="0" w:line="259" w:lineRule="auto"/>
              <w:ind w:left="0" w:right="8" w:firstLine="0"/>
              <w:jc w:val="center"/>
            </w:pPr>
            <w:r>
              <w:t>0.001</w:t>
            </w:r>
          </w:p>
        </w:tc>
        <w:tc>
          <w:tcPr>
            <w:tcW w:w="897" w:type="dxa"/>
            <w:tcBorders>
              <w:top w:val="single" w:sz="3" w:space="0" w:color="000000"/>
              <w:left w:val="single" w:sz="3" w:space="0" w:color="000000"/>
              <w:bottom w:val="single" w:sz="3" w:space="0" w:color="000000"/>
              <w:right w:val="single" w:sz="3" w:space="0" w:color="000000"/>
            </w:tcBorders>
          </w:tcPr>
          <w:p w14:paraId="0E285A2B" w14:textId="77777777" w:rsidR="007840FA" w:rsidRDefault="00E14F3D">
            <w:pPr>
              <w:spacing w:after="0" w:line="259" w:lineRule="auto"/>
              <w:ind w:left="59" w:firstLine="0"/>
              <w:jc w:val="left"/>
            </w:pPr>
            <w:r>
              <w:t>5.857</w:t>
            </w:r>
          </w:p>
        </w:tc>
        <w:tc>
          <w:tcPr>
            <w:tcW w:w="858" w:type="dxa"/>
            <w:tcBorders>
              <w:top w:val="single" w:sz="3" w:space="0" w:color="000000"/>
              <w:left w:val="single" w:sz="3" w:space="0" w:color="000000"/>
              <w:bottom w:val="single" w:sz="3" w:space="0" w:color="000000"/>
              <w:right w:val="single" w:sz="3" w:space="0" w:color="000000"/>
            </w:tcBorders>
          </w:tcPr>
          <w:p w14:paraId="3D17ED34" w14:textId="77777777" w:rsidR="007840FA" w:rsidRDefault="00E14F3D">
            <w:pPr>
              <w:spacing w:after="0" w:line="259" w:lineRule="auto"/>
              <w:ind w:left="39" w:firstLine="0"/>
              <w:jc w:val="left"/>
            </w:pPr>
            <w:r>
              <w:t>0.774</w:t>
            </w:r>
          </w:p>
        </w:tc>
      </w:tr>
      <w:tr w:rsidR="007840FA" w14:paraId="6357413F"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7324EA3F" w14:textId="77777777" w:rsidR="007840FA" w:rsidRDefault="00E14F3D">
            <w:pPr>
              <w:spacing w:after="0" w:line="259" w:lineRule="auto"/>
              <w:ind w:left="0" w:right="8" w:firstLine="0"/>
              <w:jc w:val="center"/>
            </w:pPr>
            <w:r>
              <w:t>Air</w:t>
            </w:r>
          </w:p>
        </w:tc>
        <w:tc>
          <w:tcPr>
            <w:tcW w:w="2337" w:type="dxa"/>
            <w:tcBorders>
              <w:top w:val="single" w:sz="3" w:space="0" w:color="000000"/>
              <w:left w:val="single" w:sz="3" w:space="0" w:color="000000"/>
              <w:bottom w:val="single" w:sz="3" w:space="0" w:color="000000"/>
              <w:right w:val="single" w:sz="3" w:space="0" w:color="000000"/>
            </w:tcBorders>
          </w:tcPr>
          <w:p w14:paraId="6A3B62E7" w14:textId="77777777" w:rsidR="007840FA" w:rsidRDefault="00E14F3D">
            <w:pPr>
              <w:spacing w:after="0" w:line="259" w:lineRule="auto"/>
              <w:ind w:left="0" w:firstLine="0"/>
              <w:jc w:val="left"/>
            </w:pPr>
            <w:r>
              <w:t>Underwater: Bubble</w:t>
            </w:r>
          </w:p>
        </w:tc>
        <w:tc>
          <w:tcPr>
            <w:tcW w:w="2337" w:type="dxa"/>
            <w:tcBorders>
              <w:top w:val="single" w:sz="3" w:space="0" w:color="000000"/>
              <w:left w:val="single" w:sz="3" w:space="0" w:color="000000"/>
              <w:bottom w:val="single" w:sz="3" w:space="0" w:color="000000"/>
              <w:right w:val="single" w:sz="3" w:space="0" w:color="000000"/>
            </w:tcBorders>
          </w:tcPr>
          <w:p w14:paraId="034E270A" w14:textId="77777777" w:rsidR="007840FA" w:rsidRDefault="00E14F3D">
            <w:pPr>
              <w:spacing w:after="0" w:line="259" w:lineRule="auto"/>
              <w:ind w:left="0" w:right="8" w:firstLine="0"/>
              <w:jc w:val="center"/>
            </w:pPr>
            <w:r>
              <w:t>PFOTS</w:t>
            </w:r>
          </w:p>
        </w:tc>
        <w:tc>
          <w:tcPr>
            <w:tcW w:w="1021" w:type="dxa"/>
            <w:tcBorders>
              <w:top w:val="single" w:sz="3" w:space="0" w:color="000000"/>
              <w:left w:val="single" w:sz="3" w:space="0" w:color="000000"/>
              <w:bottom w:val="single" w:sz="3" w:space="0" w:color="000000"/>
              <w:right w:val="single" w:sz="3" w:space="0" w:color="000000"/>
            </w:tcBorders>
          </w:tcPr>
          <w:p w14:paraId="683C6C6B" w14:textId="77777777" w:rsidR="007840FA" w:rsidRDefault="00E14F3D">
            <w:pPr>
              <w:spacing w:after="0" w:line="259" w:lineRule="auto"/>
              <w:ind w:left="0" w:right="8" w:firstLine="0"/>
              <w:jc w:val="center"/>
            </w:pPr>
            <w:r>
              <w:t>0.9</w:t>
            </w:r>
          </w:p>
        </w:tc>
        <w:tc>
          <w:tcPr>
            <w:tcW w:w="897" w:type="dxa"/>
            <w:tcBorders>
              <w:top w:val="single" w:sz="3" w:space="0" w:color="000000"/>
              <w:left w:val="single" w:sz="3" w:space="0" w:color="000000"/>
              <w:bottom w:val="single" w:sz="3" w:space="0" w:color="000000"/>
              <w:right w:val="single" w:sz="3" w:space="0" w:color="000000"/>
            </w:tcBorders>
          </w:tcPr>
          <w:p w14:paraId="71183124" w14:textId="77777777" w:rsidR="007840FA" w:rsidRDefault="00E14F3D">
            <w:pPr>
              <w:spacing w:after="0" w:line="259" w:lineRule="auto"/>
              <w:ind w:left="59" w:firstLine="0"/>
              <w:jc w:val="left"/>
            </w:pPr>
            <w:r>
              <w:t>0.017</w:t>
            </w:r>
          </w:p>
        </w:tc>
        <w:tc>
          <w:tcPr>
            <w:tcW w:w="858" w:type="dxa"/>
            <w:tcBorders>
              <w:top w:val="single" w:sz="3" w:space="0" w:color="000000"/>
              <w:left w:val="single" w:sz="3" w:space="0" w:color="000000"/>
              <w:bottom w:val="single" w:sz="3" w:space="0" w:color="000000"/>
              <w:right w:val="single" w:sz="3" w:space="0" w:color="000000"/>
            </w:tcBorders>
          </w:tcPr>
          <w:p w14:paraId="482234FA" w14:textId="77777777" w:rsidR="007840FA" w:rsidRDefault="00E14F3D">
            <w:pPr>
              <w:spacing w:after="0" w:line="259" w:lineRule="auto"/>
              <w:ind w:left="39" w:firstLine="0"/>
              <w:jc w:val="left"/>
            </w:pPr>
            <w:r>
              <w:t>0.002</w:t>
            </w:r>
          </w:p>
        </w:tc>
      </w:tr>
      <w:tr w:rsidR="007840FA" w14:paraId="1126E118"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256EF357" w14:textId="77777777" w:rsidR="007840FA" w:rsidRDefault="00E14F3D">
            <w:pPr>
              <w:spacing w:after="0" w:line="259" w:lineRule="auto"/>
              <w:ind w:left="0" w:right="8" w:firstLine="0"/>
              <w:jc w:val="center"/>
            </w:pPr>
            <w:r>
              <w:t>Air</w:t>
            </w:r>
          </w:p>
        </w:tc>
        <w:tc>
          <w:tcPr>
            <w:tcW w:w="2337" w:type="dxa"/>
            <w:tcBorders>
              <w:top w:val="single" w:sz="3" w:space="0" w:color="000000"/>
              <w:left w:val="single" w:sz="3" w:space="0" w:color="000000"/>
              <w:bottom w:val="single" w:sz="3" w:space="0" w:color="000000"/>
              <w:right w:val="single" w:sz="3" w:space="0" w:color="000000"/>
            </w:tcBorders>
          </w:tcPr>
          <w:p w14:paraId="2C7A2833" w14:textId="77777777" w:rsidR="007840FA" w:rsidRDefault="00E14F3D">
            <w:pPr>
              <w:spacing w:after="0" w:line="259" w:lineRule="auto"/>
              <w:ind w:left="0" w:right="8" w:firstLine="0"/>
              <w:jc w:val="center"/>
            </w:pPr>
            <w:r>
              <w:t>Underwater: Wet</w:t>
            </w:r>
          </w:p>
        </w:tc>
        <w:tc>
          <w:tcPr>
            <w:tcW w:w="2337" w:type="dxa"/>
            <w:tcBorders>
              <w:top w:val="single" w:sz="3" w:space="0" w:color="000000"/>
              <w:left w:val="single" w:sz="3" w:space="0" w:color="000000"/>
              <w:bottom w:val="single" w:sz="3" w:space="0" w:color="000000"/>
              <w:right w:val="single" w:sz="3" w:space="0" w:color="000000"/>
            </w:tcBorders>
          </w:tcPr>
          <w:p w14:paraId="6564ECF7" w14:textId="77777777" w:rsidR="007840FA" w:rsidRDefault="00E14F3D">
            <w:pPr>
              <w:spacing w:after="0" w:line="259" w:lineRule="auto"/>
              <w:ind w:left="0" w:right="8" w:firstLine="0"/>
              <w:jc w:val="center"/>
            </w:pPr>
            <w:r>
              <w:t>PFOTS</w:t>
            </w:r>
          </w:p>
        </w:tc>
        <w:tc>
          <w:tcPr>
            <w:tcW w:w="1021" w:type="dxa"/>
            <w:tcBorders>
              <w:top w:val="single" w:sz="3" w:space="0" w:color="000000"/>
              <w:left w:val="single" w:sz="3" w:space="0" w:color="000000"/>
              <w:bottom w:val="single" w:sz="3" w:space="0" w:color="000000"/>
              <w:right w:val="single" w:sz="3" w:space="0" w:color="000000"/>
            </w:tcBorders>
          </w:tcPr>
          <w:p w14:paraId="6BE3A1A9" w14:textId="77777777" w:rsidR="007840FA" w:rsidRDefault="00E14F3D">
            <w:pPr>
              <w:spacing w:after="0" w:line="259" w:lineRule="auto"/>
              <w:ind w:left="0" w:right="8" w:firstLine="0"/>
              <w:jc w:val="center"/>
            </w:pPr>
            <w:r>
              <w:t>0.854</w:t>
            </w:r>
          </w:p>
        </w:tc>
        <w:tc>
          <w:tcPr>
            <w:tcW w:w="897" w:type="dxa"/>
            <w:tcBorders>
              <w:top w:val="single" w:sz="3" w:space="0" w:color="000000"/>
              <w:left w:val="single" w:sz="3" w:space="0" w:color="000000"/>
              <w:bottom w:val="single" w:sz="3" w:space="0" w:color="000000"/>
              <w:right w:val="single" w:sz="3" w:space="0" w:color="000000"/>
            </w:tcBorders>
          </w:tcPr>
          <w:p w14:paraId="16BDB9BF" w14:textId="77777777" w:rsidR="007840FA" w:rsidRDefault="00E14F3D">
            <w:pPr>
              <w:spacing w:after="0" w:line="259" w:lineRule="auto"/>
              <w:ind w:left="59" w:firstLine="0"/>
              <w:jc w:val="left"/>
            </w:pPr>
            <w:r>
              <w:t>0.767</w:t>
            </w:r>
          </w:p>
        </w:tc>
        <w:tc>
          <w:tcPr>
            <w:tcW w:w="858" w:type="dxa"/>
            <w:tcBorders>
              <w:top w:val="single" w:sz="3" w:space="0" w:color="000000"/>
              <w:left w:val="single" w:sz="3" w:space="0" w:color="000000"/>
              <w:bottom w:val="single" w:sz="3" w:space="0" w:color="000000"/>
              <w:right w:val="single" w:sz="3" w:space="0" w:color="000000"/>
            </w:tcBorders>
          </w:tcPr>
          <w:p w14:paraId="078B96DA" w14:textId="77777777" w:rsidR="007840FA" w:rsidRDefault="00E14F3D">
            <w:pPr>
              <w:spacing w:after="0" w:line="259" w:lineRule="auto"/>
              <w:ind w:left="39" w:firstLine="0"/>
              <w:jc w:val="left"/>
            </w:pPr>
            <w:r>
              <w:t>0.085</w:t>
            </w:r>
          </w:p>
        </w:tc>
      </w:tr>
      <w:tr w:rsidR="007840FA" w14:paraId="6ED635FA"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1B961C87" w14:textId="77777777" w:rsidR="007840FA" w:rsidRDefault="00E14F3D">
            <w:pPr>
              <w:spacing w:after="0" w:line="259" w:lineRule="auto"/>
              <w:ind w:left="0" w:firstLine="0"/>
              <w:jc w:val="left"/>
            </w:pPr>
            <w:r>
              <w:t>Underwater: Bubble</w:t>
            </w:r>
          </w:p>
        </w:tc>
        <w:tc>
          <w:tcPr>
            <w:tcW w:w="2337" w:type="dxa"/>
            <w:tcBorders>
              <w:top w:val="single" w:sz="3" w:space="0" w:color="000000"/>
              <w:left w:val="single" w:sz="3" w:space="0" w:color="000000"/>
              <w:bottom w:val="single" w:sz="3" w:space="0" w:color="000000"/>
              <w:right w:val="single" w:sz="3" w:space="0" w:color="000000"/>
            </w:tcBorders>
          </w:tcPr>
          <w:p w14:paraId="68D13378" w14:textId="77777777" w:rsidR="007840FA" w:rsidRDefault="00E14F3D">
            <w:pPr>
              <w:spacing w:after="0" w:line="259" w:lineRule="auto"/>
              <w:ind w:left="0" w:right="8" w:firstLine="0"/>
              <w:jc w:val="center"/>
            </w:pPr>
            <w:r>
              <w:t>Underwater: Wet</w:t>
            </w:r>
          </w:p>
        </w:tc>
        <w:tc>
          <w:tcPr>
            <w:tcW w:w="2337" w:type="dxa"/>
            <w:tcBorders>
              <w:top w:val="single" w:sz="3" w:space="0" w:color="000000"/>
              <w:left w:val="single" w:sz="3" w:space="0" w:color="000000"/>
              <w:bottom w:val="single" w:sz="3" w:space="0" w:color="000000"/>
              <w:right w:val="single" w:sz="3" w:space="0" w:color="000000"/>
            </w:tcBorders>
          </w:tcPr>
          <w:p w14:paraId="3CB066EC" w14:textId="77777777" w:rsidR="007840FA" w:rsidRDefault="00E14F3D">
            <w:pPr>
              <w:spacing w:after="0" w:line="259" w:lineRule="auto"/>
              <w:ind w:left="0" w:right="8" w:firstLine="0"/>
              <w:jc w:val="center"/>
            </w:pPr>
            <w:r>
              <w:t>PFOTS</w:t>
            </w:r>
          </w:p>
        </w:tc>
        <w:tc>
          <w:tcPr>
            <w:tcW w:w="1021" w:type="dxa"/>
            <w:tcBorders>
              <w:top w:val="single" w:sz="3" w:space="0" w:color="000000"/>
              <w:left w:val="single" w:sz="3" w:space="0" w:color="000000"/>
              <w:bottom w:val="single" w:sz="3" w:space="0" w:color="000000"/>
              <w:right w:val="single" w:sz="3" w:space="0" w:color="000000"/>
            </w:tcBorders>
          </w:tcPr>
          <w:p w14:paraId="56694DE4" w14:textId="77777777" w:rsidR="007840FA" w:rsidRDefault="00E14F3D">
            <w:pPr>
              <w:spacing w:after="0" w:line="259" w:lineRule="auto"/>
              <w:ind w:left="0" w:right="8" w:firstLine="0"/>
              <w:jc w:val="center"/>
            </w:pPr>
            <w:r>
              <w:t>0.9</w:t>
            </w:r>
          </w:p>
        </w:tc>
        <w:tc>
          <w:tcPr>
            <w:tcW w:w="897" w:type="dxa"/>
            <w:tcBorders>
              <w:top w:val="single" w:sz="3" w:space="0" w:color="000000"/>
              <w:left w:val="single" w:sz="3" w:space="0" w:color="000000"/>
              <w:bottom w:val="single" w:sz="3" w:space="0" w:color="000000"/>
              <w:right w:val="single" w:sz="3" w:space="0" w:color="000000"/>
            </w:tcBorders>
          </w:tcPr>
          <w:p w14:paraId="20DDFBB9" w14:textId="77777777" w:rsidR="007840FA" w:rsidRDefault="00E14F3D">
            <w:pPr>
              <w:spacing w:after="0" w:line="259" w:lineRule="auto"/>
              <w:ind w:left="59" w:firstLine="0"/>
              <w:jc w:val="left"/>
            </w:pPr>
            <w:r>
              <w:t>0.561</w:t>
            </w:r>
          </w:p>
        </w:tc>
        <w:tc>
          <w:tcPr>
            <w:tcW w:w="858" w:type="dxa"/>
            <w:tcBorders>
              <w:top w:val="single" w:sz="3" w:space="0" w:color="000000"/>
              <w:left w:val="single" w:sz="3" w:space="0" w:color="000000"/>
              <w:bottom w:val="single" w:sz="3" w:space="0" w:color="000000"/>
              <w:right w:val="single" w:sz="3" w:space="0" w:color="000000"/>
            </w:tcBorders>
          </w:tcPr>
          <w:p w14:paraId="7F0E9E27" w14:textId="77777777" w:rsidR="007840FA" w:rsidRDefault="00E14F3D">
            <w:pPr>
              <w:spacing w:after="0" w:line="259" w:lineRule="auto"/>
              <w:ind w:left="39" w:firstLine="0"/>
              <w:jc w:val="left"/>
            </w:pPr>
            <w:r>
              <w:t>0.083</w:t>
            </w:r>
          </w:p>
        </w:tc>
      </w:tr>
      <w:tr w:rsidR="007840FA" w14:paraId="61E1F7DF"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2AE1A2BF" w14:textId="77777777" w:rsidR="007840FA" w:rsidRDefault="00E14F3D">
            <w:pPr>
              <w:spacing w:after="0" w:line="259" w:lineRule="auto"/>
              <w:ind w:left="0" w:right="8" w:firstLine="0"/>
              <w:jc w:val="center"/>
            </w:pPr>
            <w:r>
              <w:t>Glass</w:t>
            </w:r>
          </w:p>
        </w:tc>
        <w:tc>
          <w:tcPr>
            <w:tcW w:w="2337" w:type="dxa"/>
            <w:tcBorders>
              <w:top w:val="single" w:sz="3" w:space="0" w:color="000000"/>
              <w:left w:val="single" w:sz="3" w:space="0" w:color="000000"/>
              <w:bottom w:val="single" w:sz="3" w:space="0" w:color="000000"/>
              <w:right w:val="single" w:sz="3" w:space="0" w:color="000000"/>
            </w:tcBorders>
          </w:tcPr>
          <w:p w14:paraId="2D2D34A8" w14:textId="77777777" w:rsidR="007840FA" w:rsidRDefault="00E14F3D">
            <w:pPr>
              <w:spacing w:after="0" w:line="259" w:lineRule="auto"/>
              <w:ind w:left="0" w:right="8" w:firstLine="0"/>
              <w:jc w:val="center"/>
            </w:pPr>
            <w:r>
              <w:t>PFOTS</w:t>
            </w:r>
          </w:p>
        </w:tc>
        <w:tc>
          <w:tcPr>
            <w:tcW w:w="2337" w:type="dxa"/>
            <w:tcBorders>
              <w:top w:val="single" w:sz="3" w:space="0" w:color="000000"/>
              <w:left w:val="single" w:sz="3" w:space="0" w:color="000000"/>
              <w:bottom w:val="single" w:sz="3" w:space="0" w:color="000000"/>
              <w:right w:val="single" w:sz="3" w:space="0" w:color="000000"/>
            </w:tcBorders>
          </w:tcPr>
          <w:p w14:paraId="3A49DE82" w14:textId="77777777" w:rsidR="007840FA" w:rsidRDefault="00E14F3D">
            <w:pPr>
              <w:spacing w:after="0" w:line="259" w:lineRule="auto"/>
              <w:ind w:left="0" w:right="8" w:firstLine="0"/>
              <w:jc w:val="center"/>
            </w:pPr>
            <w:r>
              <w:t>Air</w:t>
            </w:r>
          </w:p>
        </w:tc>
        <w:tc>
          <w:tcPr>
            <w:tcW w:w="1021" w:type="dxa"/>
            <w:tcBorders>
              <w:top w:val="single" w:sz="3" w:space="0" w:color="000000"/>
              <w:left w:val="single" w:sz="3" w:space="0" w:color="000000"/>
              <w:bottom w:val="single" w:sz="3" w:space="0" w:color="000000"/>
              <w:right w:val="single" w:sz="3" w:space="0" w:color="000000"/>
            </w:tcBorders>
          </w:tcPr>
          <w:p w14:paraId="3EE9F406" w14:textId="77777777" w:rsidR="007840FA" w:rsidRDefault="00E14F3D">
            <w:pPr>
              <w:spacing w:after="0" w:line="259" w:lineRule="auto"/>
              <w:ind w:left="0" w:right="8" w:firstLine="0"/>
              <w:jc w:val="center"/>
            </w:pPr>
            <w:r>
              <w:t>0.16</w:t>
            </w:r>
          </w:p>
        </w:tc>
        <w:tc>
          <w:tcPr>
            <w:tcW w:w="897" w:type="dxa"/>
            <w:tcBorders>
              <w:top w:val="single" w:sz="3" w:space="0" w:color="000000"/>
              <w:left w:val="single" w:sz="3" w:space="0" w:color="000000"/>
              <w:bottom w:val="single" w:sz="3" w:space="0" w:color="000000"/>
              <w:right w:val="single" w:sz="3" w:space="0" w:color="000000"/>
            </w:tcBorders>
          </w:tcPr>
          <w:p w14:paraId="30435901" w14:textId="77777777" w:rsidR="007840FA" w:rsidRDefault="00E14F3D">
            <w:pPr>
              <w:spacing w:after="0" w:line="259" w:lineRule="auto"/>
              <w:ind w:left="59" w:firstLine="0"/>
              <w:jc w:val="left"/>
            </w:pPr>
            <w:r>
              <w:t>1.405</w:t>
            </w:r>
          </w:p>
        </w:tc>
        <w:tc>
          <w:tcPr>
            <w:tcW w:w="858" w:type="dxa"/>
            <w:tcBorders>
              <w:top w:val="single" w:sz="3" w:space="0" w:color="000000"/>
              <w:left w:val="single" w:sz="3" w:space="0" w:color="000000"/>
              <w:bottom w:val="single" w:sz="3" w:space="0" w:color="000000"/>
              <w:right w:val="single" w:sz="3" w:space="0" w:color="000000"/>
            </w:tcBorders>
          </w:tcPr>
          <w:p w14:paraId="22BA5880" w14:textId="77777777" w:rsidR="007840FA" w:rsidRDefault="00E14F3D">
            <w:pPr>
              <w:spacing w:after="0" w:line="259" w:lineRule="auto"/>
              <w:ind w:left="39" w:firstLine="0"/>
              <w:jc w:val="left"/>
            </w:pPr>
            <w:r>
              <w:t>0.151</w:t>
            </w:r>
          </w:p>
        </w:tc>
      </w:tr>
      <w:tr w:rsidR="007840FA" w14:paraId="1829B93C"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34EF09E4" w14:textId="77777777" w:rsidR="007840FA" w:rsidRDefault="00E14F3D">
            <w:pPr>
              <w:spacing w:after="0" w:line="259" w:lineRule="auto"/>
              <w:ind w:left="0" w:right="8" w:firstLine="0"/>
              <w:jc w:val="center"/>
            </w:pPr>
            <w:r>
              <w:lastRenderedPageBreak/>
              <w:t>Glass</w:t>
            </w:r>
          </w:p>
        </w:tc>
        <w:tc>
          <w:tcPr>
            <w:tcW w:w="2337" w:type="dxa"/>
            <w:tcBorders>
              <w:top w:val="single" w:sz="3" w:space="0" w:color="000000"/>
              <w:left w:val="single" w:sz="3" w:space="0" w:color="000000"/>
              <w:bottom w:val="single" w:sz="3" w:space="0" w:color="000000"/>
              <w:right w:val="single" w:sz="3" w:space="0" w:color="000000"/>
            </w:tcBorders>
          </w:tcPr>
          <w:p w14:paraId="515B4E89" w14:textId="77777777" w:rsidR="007840FA" w:rsidRDefault="00E14F3D">
            <w:pPr>
              <w:spacing w:after="0" w:line="259" w:lineRule="auto"/>
              <w:ind w:left="0" w:right="8" w:firstLine="0"/>
              <w:jc w:val="center"/>
            </w:pPr>
            <w:r>
              <w:t>PFOTS</w:t>
            </w:r>
          </w:p>
        </w:tc>
        <w:tc>
          <w:tcPr>
            <w:tcW w:w="2337" w:type="dxa"/>
            <w:tcBorders>
              <w:top w:val="single" w:sz="3" w:space="0" w:color="000000"/>
              <w:left w:val="single" w:sz="3" w:space="0" w:color="000000"/>
              <w:bottom w:val="single" w:sz="3" w:space="0" w:color="000000"/>
              <w:right w:val="single" w:sz="3" w:space="0" w:color="000000"/>
            </w:tcBorders>
          </w:tcPr>
          <w:p w14:paraId="36E0CE63" w14:textId="77777777" w:rsidR="007840FA" w:rsidRDefault="00E14F3D">
            <w:pPr>
              <w:spacing w:after="0" w:line="259" w:lineRule="auto"/>
              <w:ind w:left="0" w:firstLine="0"/>
              <w:jc w:val="left"/>
            </w:pPr>
            <w:r>
              <w:t>Underwater: Bubble</w:t>
            </w:r>
          </w:p>
        </w:tc>
        <w:tc>
          <w:tcPr>
            <w:tcW w:w="1021" w:type="dxa"/>
            <w:tcBorders>
              <w:top w:val="single" w:sz="3" w:space="0" w:color="000000"/>
              <w:left w:val="single" w:sz="3" w:space="0" w:color="000000"/>
              <w:bottom w:val="single" w:sz="3" w:space="0" w:color="000000"/>
              <w:right w:val="single" w:sz="3" w:space="0" w:color="000000"/>
            </w:tcBorders>
          </w:tcPr>
          <w:p w14:paraId="695A8607" w14:textId="77777777" w:rsidR="007840FA" w:rsidRDefault="00E14F3D">
            <w:pPr>
              <w:spacing w:after="0" w:line="259" w:lineRule="auto"/>
              <w:ind w:left="0" w:right="8" w:firstLine="0"/>
              <w:jc w:val="center"/>
            </w:pPr>
            <w:r>
              <w:t>0.348</w:t>
            </w:r>
          </w:p>
        </w:tc>
        <w:tc>
          <w:tcPr>
            <w:tcW w:w="897" w:type="dxa"/>
            <w:tcBorders>
              <w:top w:val="single" w:sz="3" w:space="0" w:color="000000"/>
              <w:left w:val="single" w:sz="3" w:space="0" w:color="000000"/>
              <w:bottom w:val="single" w:sz="3" w:space="0" w:color="000000"/>
              <w:right w:val="single" w:sz="3" w:space="0" w:color="000000"/>
            </w:tcBorders>
          </w:tcPr>
          <w:p w14:paraId="50D4A11E" w14:textId="77777777" w:rsidR="007840FA" w:rsidRDefault="00E14F3D">
            <w:pPr>
              <w:spacing w:after="0" w:line="259" w:lineRule="auto"/>
              <w:ind w:left="20" w:firstLine="0"/>
              <w:jc w:val="left"/>
            </w:pPr>
            <w:r>
              <w:t>-0.939</w:t>
            </w:r>
          </w:p>
        </w:tc>
        <w:tc>
          <w:tcPr>
            <w:tcW w:w="858" w:type="dxa"/>
            <w:tcBorders>
              <w:top w:val="single" w:sz="3" w:space="0" w:color="000000"/>
              <w:left w:val="single" w:sz="3" w:space="0" w:color="000000"/>
              <w:bottom w:val="single" w:sz="3" w:space="0" w:color="000000"/>
              <w:right w:val="single" w:sz="3" w:space="0" w:color="000000"/>
            </w:tcBorders>
          </w:tcPr>
          <w:p w14:paraId="0835EF4B" w14:textId="77777777" w:rsidR="007840FA" w:rsidRDefault="00E14F3D">
            <w:pPr>
              <w:spacing w:after="0" w:line="259" w:lineRule="auto"/>
              <w:ind w:left="0" w:firstLine="0"/>
              <w:jc w:val="left"/>
            </w:pPr>
            <w:r>
              <w:t>-0.192</w:t>
            </w:r>
          </w:p>
        </w:tc>
      </w:tr>
      <w:tr w:rsidR="007840FA" w14:paraId="29B0C159"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13B3F3FD" w14:textId="77777777" w:rsidR="007840FA" w:rsidRDefault="00E14F3D">
            <w:pPr>
              <w:spacing w:after="0" w:line="259" w:lineRule="auto"/>
              <w:ind w:left="0" w:right="8" w:firstLine="0"/>
              <w:jc w:val="center"/>
            </w:pPr>
            <w:r>
              <w:t>Glass</w:t>
            </w:r>
          </w:p>
        </w:tc>
        <w:tc>
          <w:tcPr>
            <w:tcW w:w="2337" w:type="dxa"/>
            <w:tcBorders>
              <w:top w:val="single" w:sz="3" w:space="0" w:color="000000"/>
              <w:left w:val="single" w:sz="3" w:space="0" w:color="000000"/>
              <w:bottom w:val="single" w:sz="3" w:space="0" w:color="000000"/>
              <w:right w:val="single" w:sz="3" w:space="0" w:color="000000"/>
            </w:tcBorders>
          </w:tcPr>
          <w:p w14:paraId="79A3E56F" w14:textId="77777777" w:rsidR="007840FA" w:rsidRDefault="00E14F3D">
            <w:pPr>
              <w:spacing w:after="0" w:line="259" w:lineRule="auto"/>
              <w:ind w:left="0" w:right="8" w:firstLine="0"/>
              <w:jc w:val="center"/>
            </w:pPr>
            <w:r>
              <w:t>PFOTS</w:t>
            </w:r>
          </w:p>
        </w:tc>
        <w:tc>
          <w:tcPr>
            <w:tcW w:w="2337" w:type="dxa"/>
            <w:tcBorders>
              <w:top w:val="single" w:sz="3" w:space="0" w:color="000000"/>
              <w:left w:val="single" w:sz="3" w:space="0" w:color="000000"/>
              <w:bottom w:val="single" w:sz="3" w:space="0" w:color="000000"/>
              <w:right w:val="single" w:sz="3" w:space="0" w:color="000000"/>
            </w:tcBorders>
          </w:tcPr>
          <w:p w14:paraId="1FA5B9D4" w14:textId="77777777" w:rsidR="007840FA" w:rsidRDefault="00E14F3D">
            <w:pPr>
              <w:spacing w:after="0" w:line="259" w:lineRule="auto"/>
              <w:ind w:left="0" w:right="8" w:firstLine="0"/>
              <w:jc w:val="center"/>
            </w:pPr>
            <w:r>
              <w:t>Underwater: Wet</w:t>
            </w:r>
          </w:p>
        </w:tc>
        <w:tc>
          <w:tcPr>
            <w:tcW w:w="1021" w:type="dxa"/>
            <w:tcBorders>
              <w:top w:val="single" w:sz="3" w:space="0" w:color="000000"/>
              <w:left w:val="single" w:sz="3" w:space="0" w:color="000000"/>
              <w:bottom w:val="single" w:sz="3" w:space="0" w:color="000000"/>
              <w:right w:val="single" w:sz="3" w:space="0" w:color="000000"/>
            </w:tcBorders>
          </w:tcPr>
          <w:p w14:paraId="33D6C013" w14:textId="77777777" w:rsidR="007840FA" w:rsidRDefault="00E14F3D">
            <w:pPr>
              <w:spacing w:after="0" w:line="259" w:lineRule="auto"/>
              <w:ind w:left="0" w:right="8" w:firstLine="0"/>
              <w:jc w:val="center"/>
            </w:pPr>
            <w:r>
              <w:t>0.001</w:t>
            </w:r>
          </w:p>
        </w:tc>
        <w:tc>
          <w:tcPr>
            <w:tcW w:w="897" w:type="dxa"/>
            <w:tcBorders>
              <w:top w:val="single" w:sz="3" w:space="0" w:color="000000"/>
              <w:left w:val="single" w:sz="3" w:space="0" w:color="000000"/>
              <w:bottom w:val="single" w:sz="3" w:space="0" w:color="000000"/>
              <w:right w:val="single" w:sz="3" w:space="0" w:color="000000"/>
            </w:tcBorders>
          </w:tcPr>
          <w:p w14:paraId="50936C5F" w14:textId="77777777" w:rsidR="007840FA" w:rsidRDefault="00E14F3D">
            <w:pPr>
              <w:spacing w:after="0" w:line="259" w:lineRule="auto"/>
              <w:ind w:left="20" w:firstLine="0"/>
              <w:jc w:val="left"/>
            </w:pPr>
            <w:r>
              <w:t>-8.258</w:t>
            </w:r>
          </w:p>
        </w:tc>
        <w:tc>
          <w:tcPr>
            <w:tcW w:w="858" w:type="dxa"/>
            <w:tcBorders>
              <w:top w:val="single" w:sz="3" w:space="0" w:color="000000"/>
              <w:left w:val="single" w:sz="3" w:space="0" w:color="000000"/>
              <w:bottom w:val="single" w:sz="3" w:space="0" w:color="000000"/>
              <w:right w:val="single" w:sz="3" w:space="0" w:color="000000"/>
            </w:tcBorders>
          </w:tcPr>
          <w:p w14:paraId="42B15FB0" w14:textId="77777777" w:rsidR="007840FA" w:rsidRDefault="00E14F3D">
            <w:pPr>
              <w:spacing w:after="0" w:line="259" w:lineRule="auto"/>
              <w:ind w:left="0" w:firstLine="0"/>
              <w:jc w:val="left"/>
            </w:pPr>
            <w:r>
              <w:t>-0.776</w:t>
            </w:r>
          </w:p>
        </w:tc>
      </w:tr>
    </w:tbl>
    <w:p w14:paraId="7CF64813" w14:textId="77777777" w:rsidR="007840FA" w:rsidRDefault="00E14F3D">
      <w:pPr>
        <w:pStyle w:val="Heading1"/>
        <w:ind w:left="542" w:hanging="557"/>
      </w:pPr>
      <w:r>
        <w:t>Discussion</w:t>
      </w:r>
    </w:p>
    <w:p w14:paraId="0F37EB74" w14:textId="77777777" w:rsidR="007840FA" w:rsidRDefault="00E14F3D">
      <w:pPr>
        <w:ind w:left="-5"/>
      </w:pPr>
      <w:r>
        <w:t>Our experiments demonstrate for the first time that the ladybug beetle can attach to a hydrophobic substrate even without a bubble trapped around its hairs. A previous study</w:t>
      </w:r>
      <w:r>
        <w:rPr>
          <w:vertAlign w:val="superscript"/>
        </w:rPr>
        <w:t xml:space="preserve">15 </w:t>
      </w:r>
      <w:r>
        <w:t>had hypothesized that bubble is necessary for underwater attachment in beetles. This is however only true for glass substrates where only the underwater “bubble” contact shows adhesion while “wet” contact shows poor adhesion. For a hydrophobic substrate, all forces lie in a similar range regardless of the type of contact, with the only exception of “bad contact”.</w:t>
      </w:r>
    </w:p>
    <w:p w14:paraId="6F508001" w14:textId="77777777" w:rsidR="007840FA" w:rsidRDefault="00E14F3D">
      <w:pPr>
        <w:ind w:left="-15" w:firstLine="351"/>
      </w:pPr>
      <w:r>
        <w:t>Experimental results are in qualitative agreement with the predictions from Capillary Bridge Model (Figure 8). Here, we set the model parameters to resemble a ladybug’s distal pad. On PFOTS, “wet” contact shows adhesion similar to that in air, while on glass, “wet” contact has very low adhesion. This is explained by the different oil contact angles and interfacial tension for these two substrates in air and underwater conditions (Figure 9). The measurements however don’t show a significantly higher adhesion for the underwater “wet” contact on PFOTS when compared to its adhesion in air as predicted by the model. This could be due to the additional complexity involved in making a good underwater contact. We already observe that “bad contact” can lead to complete loss of adhesion. It is thus possible that such bad contacts are happening locally for some hairs which reduces the net adhesion force for the “wet contact”.</w:t>
      </w:r>
    </w:p>
    <w:p w14:paraId="7E4B8F69" w14:textId="77777777" w:rsidR="007840FA" w:rsidRDefault="00E14F3D">
      <w:pPr>
        <w:ind w:left="-15" w:firstLine="351"/>
      </w:pPr>
      <w:r>
        <w:t>The role of bubble for underwater adhesion is further clarified based on the model. The bubble by itself has a negligible capillary contribution to the net adhesion force underwater. Bubble can only help in adhesion on a hydrophilic substrate by providing the hairs an air environment such that the liquid capillary bridges show adhesion similar to that in air. For a hydrophobic substrate, having a trapped bubble has no significant effect on improving adhesion as even a “wet” contact underwater shows adhesion similar to that in air.</w:t>
      </w:r>
    </w:p>
    <w:p w14:paraId="33C9A276" w14:textId="77777777" w:rsidR="007840FA" w:rsidRDefault="00E14F3D">
      <w:pPr>
        <w:ind w:left="-15" w:firstLine="351"/>
      </w:pPr>
      <w:r>
        <w:lastRenderedPageBreak/>
        <w:t xml:space="preserve">The model assumes a perfect contact of each hair which detaches simultaneously to give a theoretical maximum adhesion force achievable. Our experimental conditions are however far from such assumptions. The pad always makes a partial contact with the substrate at a random angle, which is difficult to precisely control. During detachment, the pad typically peels </w:t>
      </w:r>
      <w:proofErr w:type="spellStart"/>
      <w:r>
        <w:t>of</w:t>
      </w:r>
      <w:proofErr w:type="spellEnd"/>
      <w:r>
        <w:t xml:space="preserve"> from its proximal to distal end unlike a simultaneous detachment. Our model also assumes the hairs to be perfectly rigid and of similar geometry unlike reality. Thus it’s not surprising that the model overestimates the adhesion </w:t>
      </w:r>
      <w:proofErr w:type="spellStart"/>
      <w:r>
        <w:t>forces.The</w:t>
      </w:r>
      <w:proofErr w:type="spellEnd"/>
      <w:r>
        <w:t xml:space="preserve"> predictions are however in the same order of magnitude as experiments, and the qualitative trend is consistent for both hydrophilic and hydrophobic substrates in air and underwater.</w:t>
      </w:r>
    </w:p>
    <w:p w14:paraId="596A5152" w14:textId="77777777" w:rsidR="007840FA" w:rsidRDefault="00E14F3D">
      <w:pPr>
        <w:ind w:left="-15" w:firstLine="351"/>
      </w:pPr>
      <w:r>
        <w:t>Our study provides further validation that capillary forces by the adhesive fluid controls insect adhesion and van der Waals contribution, if any, must be negligible. For underwater “wet” contact, the pad adheres strongly to a PFOTS substrate, but poorly to a glass substrate even though it shows similarly strong adhesion to both substrates in air. This behavior can only be explained by capillary forces.</w:t>
      </w:r>
    </w:p>
    <w:p w14:paraId="5EBEA96E" w14:textId="77777777" w:rsidR="007840FA" w:rsidRDefault="00E14F3D">
      <w:pPr>
        <w:ind w:left="-15" w:firstLine="351"/>
      </w:pPr>
      <w:r>
        <w:t>Our findings can also be extended to other animals relying on oily adhesive fluid for adhesion. Ants for example show similar adhesion on hydrophobic substrates under wet and dry conditions</w:t>
      </w:r>
      <w:r>
        <w:rPr>
          <w:vertAlign w:val="superscript"/>
        </w:rPr>
        <w:t>20</w:t>
      </w:r>
      <w:r>
        <w:t>, similar to what we see in a ladybug. Recent adhesion experiments on geckos reveal that it can attach well to fluoropolymer substrates underwater while shows little</w:t>
      </w:r>
    </w:p>
    <w:p w14:paraId="5376B75A" w14:textId="77777777" w:rsidR="007840FA" w:rsidRDefault="00E14F3D">
      <w:pPr>
        <w:spacing w:line="259" w:lineRule="auto"/>
        <w:ind w:left="-5"/>
      </w:pPr>
      <w:r>
        <w:t>adhesion to the same substrate in air</w:t>
      </w:r>
      <w:r>
        <w:rPr>
          <w:vertAlign w:val="superscript"/>
        </w:rPr>
        <w:t>13,14</w:t>
      </w:r>
      <w:r>
        <w:t>. Although a work of adhesion model assuming dry</w:t>
      </w:r>
    </w:p>
    <w:p w14:paraId="0C64E219" w14:textId="77777777" w:rsidR="007840FA" w:rsidRDefault="00E14F3D">
      <w:pPr>
        <w:spacing w:after="176" w:line="259" w:lineRule="auto"/>
        <w:ind w:left="0" w:firstLine="0"/>
        <w:jc w:val="left"/>
      </w:pPr>
      <w:r>
        <w:rPr>
          <w:noProof/>
        </w:rPr>
        <w:drawing>
          <wp:inline distT="0" distB="0" distL="0" distR="0" wp14:anchorId="3CA79071" wp14:editId="035D19DE">
            <wp:extent cx="5943735" cy="1752844"/>
            <wp:effectExtent l="0" t="0" r="0" b="0"/>
            <wp:docPr id="4891" name="Picture 4891"/>
            <wp:cNvGraphicFramePr/>
            <a:graphic xmlns:a="http://schemas.openxmlformats.org/drawingml/2006/main">
              <a:graphicData uri="http://schemas.openxmlformats.org/drawingml/2006/picture">
                <pic:pic xmlns:pic="http://schemas.openxmlformats.org/drawingml/2006/picture">
                  <pic:nvPicPr>
                    <pic:cNvPr id="4891" name="Picture 4891"/>
                    <pic:cNvPicPr/>
                  </pic:nvPicPr>
                  <pic:blipFill>
                    <a:blip r:embed="rId25"/>
                    <a:stretch>
                      <a:fillRect/>
                    </a:stretch>
                  </pic:blipFill>
                  <pic:spPr>
                    <a:xfrm>
                      <a:off x="0" y="0"/>
                      <a:ext cx="5943735" cy="1752844"/>
                    </a:xfrm>
                    <a:prstGeom prst="rect">
                      <a:avLst/>
                    </a:prstGeom>
                  </pic:spPr>
                </pic:pic>
              </a:graphicData>
            </a:graphic>
          </wp:inline>
        </w:drawing>
      </w:r>
    </w:p>
    <w:p w14:paraId="154289DD" w14:textId="77777777" w:rsidR="007840FA" w:rsidRDefault="00E14F3D">
      <w:pPr>
        <w:spacing w:after="435" w:line="238" w:lineRule="auto"/>
        <w:ind w:left="-5"/>
      </w:pPr>
      <w:r>
        <w:t>Figure 9: Simulation snapshots of oil capillary meniscus in contact with glass and PFOTS in air and underwater conditions</w:t>
      </w:r>
    </w:p>
    <w:p w14:paraId="34AFA047" w14:textId="77777777" w:rsidR="007840FA" w:rsidRDefault="00E14F3D">
      <w:pPr>
        <w:ind w:left="-5"/>
      </w:pPr>
      <w:r>
        <w:lastRenderedPageBreak/>
        <w:t>contact was able to explain this result qualitatively, the same model fails to predict the low underwater adhesion seen for the slightly hydrophilic substrates such as PMMA or PET. Geckos are thought to rely on van der Waals forces via dry contact with the substrate</w:t>
      </w:r>
      <w:r>
        <w:rPr>
          <w:vertAlign w:val="superscript"/>
        </w:rPr>
        <w:t>6</w:t>
      </w:r>
      <w:r>
        <w:t>, although recent observations of phospholipid footprints left behind walking geckos</w:t>
      </w:r>
      <w:r>
        <w:rPr>
          <w:vertAlign w:val="superscript"/>
        </w:rPr>
        <w:t xml:space="preserve">21 </w:t>
      </w:r>
      <w:r>
        <w:t xml:space="preserve">could change that picture. Since geckos adhere poorly to PTFE (surface energy ~ 20 </w:t>
      </w:r>
      <w:proofErr w:type="spellStart"/>
      <w:r>
        <w:t>mN</w:t>
      </w:r>
      <w:proofErr w:type="spellEnd"/>
      <w:r>
        <w:t xml:space="preserve">/m) one can speculate that the phospholipid material has a higher surface energy, and consequently makes a higher contact angle with PTFE in air. Let us assume the </w:t>
      </w:r>
      <w:proofErr w:type="spellStart"/>
      <w:r>
        <w:t>phosopholipid</w:t>
      </w:r>
      <w:proofErr w:type="spellEnd"/>
      <w:r>
        <w:t xml:space="preserve"> material to be a fluid similar to oil with </w:t>
      </w:r>
      <w:proofErr w:type="spellStart"/>
      <w:r>
        <w:rPr>
          <w:sz w:val="37"/>
          <w:vertAlign w:val="subscript"/>
        </w:rPr>
        <w:t>γ</w:t>
      </w:r>
      <w:r>
        <w:rPr>
          <w:vertAlign w:val="subscript"/>
        </w:rPr>
        <w:t>fa</w:t>
      </w:r>
      <w:proofErr w:type="spellEnd"/>
      <w:r>
        <w:t xml:space="preserve">=30 </w:t>
      </w:r>
      <w:proofErr w:type="spellStart"/>
      <w:r>
        <w:t>mN</w:t>
      </w:r>
      <w:proofErr w:type="spellEnd"/>
      <w:r>
        <w:t xml:space="preserve">/m and </w:t>
      </w:r>
      <w:proofErr w:type="spellStart"/>
      <w:r>
        <w:rPr>
          <w:sz w:val="37"/>
          <w:vertAlign w:val="subscript"/>
        </w:rPr>
        <w:t>γ</w:t>
      </w:r>
      <w:r>
        <w:rPr>
          <w:vertAlign w:val="subscript"/>
        </w:rPr>
        <w:t>fw</w:t>
      </w:r>
      <w:proofErr w:type="spellEnd"/>
      <w:r>
        <w:t xml:space="preserve">= 42 </w:t>
      </w:r>
      <w:proofErr w:type="spellStart"/>
      <w:r>
        <w:t>mN</w:t>
      </w:r>
      <w:proofErr w:type="spellEnd"/>
      <w:r>
        <w:t>/m. such that its contact angle with PTFE is 80°. Equation 3 then gives us an underwater contact angle of 70° for the phospholipid fluid. Thus, the Capillary Bridge Model can predict a higher adhesion underwater than in air with PTFE due to its lower contact angle and higher interfacial energy underwater. Based on similar assumptions, we predict the net adhesion force for a gecko on different substrates (Figure 10). The adhesion force predictions are in qualitative agreement with the whole animal experimental shear force values reported for the gecko, with the trend of higher adhesion in air than underwater for glass, similar adhesion in air and underwater for PMMA/OTS-SAM and lower adhesion in air than underwater for PTFE. We</w:t>
      </w:r>
    </w:p>
    <w:p w14:paraId="50A49816" w14:textId="77777777" w:rsidR="007840FA" w:rsidRDefault="00E14F3D">
      <w:pPr>
        <w:spacing w:after="165"/>
        <w:ind w:left="-5"/>
      </w:pPr>
      <w:r>
        <w:t>thus propose that the underwater experiments performed on geckos</w:t>
      </w:r>
      <w:r>
        <w:rPr>
          <w:vertAlign w:val="superscript"/>
        </w:rPr>
        <w:t xml:space="preserve">13,14 </w:t>
      </w:r>
      <w:r>
        <w:t xml:space="preserve">is an indirect proof of capillary contribution to gecko </w:t>
      </w:r>
      <w:proofErr w:type="gramStart"/>
      <w:r>
        <w:t>adhesion..</w:t>
      </w:r>
      <w:proofErr w:type="gramEnd"/>
      <w:r>
        <w:t xml:space="preserve"> We suggest performing single seta adhesion force tests similar to Autumn et. al.</w:t>
      </w:r>
      <w:r>
        <w:rPr>
          <w:vertAlign w:val="superscript"/>
        </w:rPr>
        <w:t xml:space="preserve">6 </w:t>
      </w:r>
      <w:r>
        <w:t>using a hydrophilic and fluorinated probe in air and underwater conditions to validate the role of capillary contributions to gecko adhesion.</w:t>
      </w:r>
    </w:p>
    <w:p w14:paraId="556B6B18" w14:textId="77777777" w:rsidR="007840FA" w:rsidRDefault="00E14F3D">
      <w:pPr>
        <w:ind w:left="-15" w:firstLine="351"/>
      </w:pPr>
      <w:r>
        <w:t>We have so far limited our analysis to only smooth substrates. Insects in the real world however interacts with rough substrates all the time. Previous studies</w:t>
      </w:r>
      <w:r>
        <w:rPr>
          <w:vertAlign w:val="superscript"/>
        </w:rPr>
        <w:t xml:space="preserve">22 </w:t>
      </w:r>
      <w:r>
        <w:t xml:space="preserve">have shown that substrate roughness is a more dominant parameter than substrate chemistry in controlling insect adhesion. Future work will explore how roughness can impact the net capillary force as predicted by our model. Our study can have potential applications in the design of bioinspired materials to achieve adhesion via capillary bridges. Bubble can be possibly be used to control underwater adhesion by changing the relative proportion of the arrays inside and outside the bubble. A </w:t>
      </w:r>
      <w:r>
        <w:lastRenderedPageBreak/>
        <w:t>suitable choice of adhesive fluid can be made tailored to the substrate and environment of application for optimal adhesion performance.</w:t>
      </w:r>
    </w:p>
    <w:p w14:paraId="14F84F2A" w14:textId="77777777" w:rsidR="007840FA" w:rsidRDefault="00E14F3D">
      <w:pPr>
        <w:spacing w:after="292" w:line="259" w:lineRule="auto"/>
        <w:ind w:left="62" w:firstLine="0"/>
        <w:jc w:val="left"/>
      </w:pPr>
      <w:r>
        <w:rPr>
          <w:noProof/>
        </w:rPr>
        <w:drawing>
          <wp:inline distT="0" distB="0" distL="0" distR="0" wp14:anchorId="25B612D2" wp14:editId="54FCCC78">
            <wp:extent cx="5788152" cy="2237232"/>
            <wp:effectExtent l="0" t="0" r="0" b="0"/>
            <wp:docPr id="38827" name="Picture 38827"/>
            <wp:cNvGraphicFramePr/>
            <a:graphic xmlns:a="http://schemas.openxmlformats.org/drawingml/2006/main">
              <a:graphicData uri="http://schemas.openxmlformats.org/drawingml/2006/picture">
                <pic:pic xmlns:pic="http://schemas.openxmlformats.org/drawingml/2006/picture">
                  <pic:nvPicPr>
                    <pic:cNvPr id="38827" name="Picture 38827"/>
                    <pic:cNvPicPr/>
                  </pic:nvPicPr>
                  <pic:blipFill>
                    <a:blip r:embed="rId26"/>
                    <a:stretch>
                      <a:fillRect/>
                    </a:stretch>
                  </pic:blipFill>
                  <pic:spPr>
                    <a:xfrm>
                      <a:off x="0" y="0"/>
                      <a:ext cx="5788152" cy="2237232"/>
                    </a:xfrm>
                    <a:prstGeom prst="rect">
                      <a:avLst/>
                    </a:prstGeom>
                  </pic:spPr>
                </pic:pic>
              </a:graphicData>
            </a:graphic>
          </wp:inline>
        </w:drawing>
      </w:r>
    </w:p>
    <w:p w14:paraId="1501B0C3" w14:textId="77777777" w:rsidR="007840FA" w:rsidRDefault="00E14F3D">
      <w:pPr>
        <w:spacing w:line="236" w:lineRule="auto"/>
        <w:ind w:left="-5"/>
      </w:pPr>
      <w:r>
        <w:t>Figure 10: Whole animal adhesion force of gecko on various substrates. Experimental shear adhesion values are reproduced from Stark et. al.</w:t>
      </w:r>
      <w:r>
        <w:rPr>
          <w:vertAlign w:val="superscript"/>
        </w:rPr>
        <w:t>13</w:t>
      </w:r>
      <w:r>
        <w:t xml:space="preserve">. Normal adhesion forces for each gecko toe are theoretically estimated from Capillary Bridge Model, with hair diameter = 400 nm, toe diameter = 4 mm, fluid size parameter </w:t>
      </w:r>
      <w:proofErr w:type="spellStart"/>
      <w:r>
        <w:rPr>
          <w:rFonts w:ascii="Cambria" w:eastAsia="Cambria" w:hAnsi="Cambria" w:cs="Cambria"/>
          <w:i/>
        </w:rPr>
        <w:t>φ</w:t>
      </w:r>
      <w:r>
        <w:rPr>
          <w:vertAlign w:val="subscript"/>
        </w:rPr>
        <w:t>f</w:t>
      </w:r>
      <w:proofErr w:type="spellEnd"/>
      <w:r>
        <w:rPr>
          <w:vertAlign w:val="subscript"/>
        </w:rPr>
        <w:t xml:space="preserve"> </w:t>
      </w:r>
      <w:r>
        <w:t>= 2 and 10% hair coverage. “</w:t>
      </w:r>
      <w:proofErr w:type="spellStart"/>
      <w:proofErr w:type="gramStart"/>
      <w:r>
        <w:t>Underwater:Wet</w:t>
      </w:r>
      <w:proofErr w:type="spellEnd"/>
      <w:proofErr w:type="gramEnd"/>
      <w:r>
        <w:t xml:space="preserve">” contact is assumed for “Wet” contact. Net adhesion force is calculated by assuming 5 toes on each leg and 4 legs in total on a gecko. Interfacial tension of phospholipid layer (PL) in air and water are assumed to be 30 </w:t>
      </w:r>
      <w:proofErr w:type="spellStart"/>
      <w:r>
        <w:t>mN</w:t>
      </w:r>
      <w:proofErr w:type="spellEnd"/>
      <w:r>
        <w:t xml:space="preserve">/m and 42 </w:t>
      </w:r>
      <w:proofErr w:type="spellStart"/>
      <w:r>
        <w:t>mN</w:t>
      </w:r>
      <w:proofErr w:type="spellEnd"/>
      <w:r>
        <w:t>/m respectively. PL contact angles with glass, PMMA, OTS-SAM and PTFE are assumed to be 6°, 10°, 20° and 80° respectively. The corresponding water contact angles are 50°, 85°, 94° and 97° respectively, as reported in Stark et. al.</w:t>
      </w:r>
      <w:r>
        <w:rPr>
          <w:vertAlign w:val="superscript"/>
        </w:rPr>
        <w:t>13</w:t>
      </w:r>
      <w:r>
        <w:t>.</w:t>
      </w:r>
    </w:p>
    <w:p w14:paraId="7CE6ECA6" w14:textId="77777777" w:rsidR="007840FA" w:rsidRDefault="00E14F3D">
      <w:pPr>
        <w:pStyle w:val="Heading1"/>
        <w:ind w:left="542" w:hanging="557"/>
      </w:pPr>
      <w:r>
        <w:t>Conclusions</w:t>
      </w:r>
    </w:p>
    <w:p w14:paraId="421184E8" w14:textId="77777777" w:rsidR="007840FA" w:rsidRDefault="00E14F3D">
      <w:pPr>
        <w:numPr>
          <w:ilvl w:val="0"/>
          <w:numId w:val="5"/>
        </w:numPr>
        <w:spacing w:after="193"/>
        <w:ind w:hanging="299"/>
      </w:pPr>
      <w:r>
        <w:t xml:space="preserve">Capillary force due to the oily fluid secretion of an insect is primarily </w:t>
      </w:r>
      <w:proofErr w:type="spellStart"/>
      <w:r>
        <w:t>responsiblefor</w:t>
      </w:r>
      <w:proofErr w:type="spellEnd"/>
      <w:r>
        <w:t xml:space="preserve"> its adhesion to various smooth substrates both in air and underwater conditions. Laplace pressure contribution, manifested in the adhesive fluid shape, dominates the net adhesion contribution.</w:t>
      </w:r>
    </w:p>
    <w:p w14:paraId="352481A3" w14:textId="77777777" w:rsidR="007840FA" w:rsidRDefault="00E14F3D">
      <w:pPr>
        <w:numPr>
          <w:ilvl w:val="0"/>
          <w:numId w:val="5"/>
        </w:numPr>
        <w:spacing w:after="193"/>
        <w:ind w:hanging="299"/>
      </w:pPr>
      <w:r>
        <w:t>Contact angle and interfacial tension of adhesive fluid changes depending on the surrounding medium and substrate in contact. This explains the insect’s strong adhesion on a hydrophobic substrate and weak adhesion on a hydrophilic substrate when its hairs are completely wet.</w:t>
      </w:r>
    </w:p>
    <w:p w14:paraId="548E1D62" w14:textId="77777777" w:rsidR="007840FA" w:rsidRDefault="00E14F3D">
      <w:pPr>
        <w:numPr>
          <w:ilvl w:val="0"/>
          <w:numId w:val="5"/>
        </w:numPr>
        <w:spacing w:after="193"/>
        <w:ind w:hanging="299"/>
      </w:pPr>
      <w:r>
        <w:lastRenderedPageBreak/>
        <w:t xml:space="preserve">In underwater, bubble trapped by the adhesive pad has negligible capillary </w:t>
      </w:r>
      <w:proofErr w:type="spellStart"/>
      <w:r>
        <w:t>contributionto</w:t>
      </w:r>
      <w:proofErr w:type="spellEnd"/>
      <w:r>
        <w:t xml:space="preserve"> the total force. Trapped bubble promotes adhesion only on a hydrophilic substrate by providing an air medium to the adhesive fluid bridges inside it in contact with the substrate.</w:t>
      </w:r>
    </w:p>
    <w:p w14:paraId="6B0A2A44" w14:textId="77777777" w:rsidR="007840FA" w:rsidRDefault="00E14F3D">
      <w:pPr>
        <w:numPr>
          <w:ilvl w:val="0"/>
          <w:numId w:val="5"/>
        </w:numPr>
        <w:spacing w:after="644"/>
        <w:ind w:hanging="299"/>
      </w:pPr>
      <w:r>
        <w:t xml:space="preserve">Future studies on insect adhesion should characterize </w:t>
      </w:r>
      <w:proofErr w:type="spellStart"/>
      <w:r>
        <w:t>oleophilicity</w:t>
      </w:r>
      <w:proofErr w:type="spellEnd"/>
      <w:r>
        <w:t xml:space="preserve"> rather than hydrophilicity of a substrate, since oil contact angle primarily controls its adhesion to the substrate.</w:t>
      </w:r>
    </w:p>
    <w:p w14:paraId="0004619A" w14:textId="77777777" w:rsidR="007840FA" w:rsidRDefault="00E14F3D">
      <w:pPr>
        <w:pStyle w:val="Heading1"/>
        <w:ind w:left="542" w:hanging="557"/>
      </w:pPr>
      <w:r>
        <w:t>Acknowledgement</w:t>
      </w:r>
    </w:p>
    <w:p w14:paraId="4320FDD4" w14:textId="77777777" w:rsidR="007840FA" w:rsidRDefault="00E14F3D">
      <w:pPr>
        <w:spacing w:after="601"/>
        <w:ind w:left="-5"/>
      </w:pPr>
      <w:r>
        <w:t xml:space="preserve">We acknowledge Deutsche </w:t>
      </w:r>
      <w:proofErr w:type="spellStart"/>
      <w:r>
        <w:t>Forschungsgemeinschaft</w:t>
      </w:r>
      <w:proofErr w:type="spellEnd"/>
      <w:r>
        <w:t xml:space="preserve"> for providing funding to make this project possible.</w:t>
      </w:r>
    </w:p>
    <w:p w14:paraId="63B68049" w14:textId="77777777" w:rsidR="007840FA" w:rsidRDefault="00E14F3D">
      <w:pPr>
        <w:pStyle w:val="Heading1"/>
        <w:numPr>
          <w:ilvl w:val="0"/>
          <w:numId w:val="0"/>
        </w:numPr>
        <w:spacing w:after="312"/>
        <w:ind w:left="-5"/>
      </w:pPr>
      <w:r>
        <w:t>References</w:t>
      </w:r>
    </w:p>
    <w:p w14:paraId="6B646927" w14:textId="77777777" w:rsidR="007840FA" w:rsidRDefault="00E14F3D">
      <w:pPr>
        <w:numPr>
          <w:ilvl w:val="0"/>
          <w:numId w:val="6"/>
        </w:numPr>
        <w:spacing w:after="357" w:line="452" w:lineRule="auto"/>
        <w:ind w:hanging="533"/>
      </w:pPr>
      <w:r>
        <w:t xml:space="preserve">Hooke, R. </w:t>
      </w:r>
      <w:proofErr w:type="spellStart"/>
      <w:r>
        <w:rPr>
          <w:i/>
        </w:rPr>
        <w:t>Micrographia</w:t>
      </w:r>
      <w:proofErr w:type="spellEnd"/>
      <w:r>
        <w:rPr>
          <w:i/>
        </w:rPr>
        <w:t xml:space="preserve">, or, Some physiological descriptions of minute bodies made by magnifying </w:t>
      </w:r>
      <w:proofErr w:type="gramStart"/>
      <w:r>
        <w:rPr>
          <w:i/>
        </w:rPr>
        <w:t>glasses :</w:t>
      </w:r>
      <w:proofErr w:type="gramEnd"/>
      <w:r>
        <w:rPr>
          <w:i/>
        </w:rPr>
        <w:t xml:space="preserve"> with observations and inquiries thereupon</w:t>
      </w:r>
      <w:r>
        <w:t>; The Royal Society, 1665.</w:t>
      </w:r>
    </w:p>
    <w:p w14:paraId="0622E7F2" w14:textId="77777777" w:rsidR="007840FA" w:rsidRDefault="00E14F3D">
      <w:pPr>
        <w:numPr>
          <w:ilvl w:val="0"/>
          <w:numId w:val="6"/>
        </w:numPr>
        <w:spacing w:after="195" w:line="259" w:lineRule="auto"/>
        <w:ind w:hanging="533"/>
      </w:pPr>
      <w:r>
        <w:t xml:space="preserve">Stork, N. E. Experimental Analysis of Adhesion of </w:t>
      </w:r>
      <w:proofErr w:type="spellStart"/>
      <w:r>
        <w:t>Chrysolina</w:t>
      </w:r>
      <w:proofErr w:type="spellEnd"/>
      <w:r>
        <w:t xml:space="preserve"> </w:t>
      </w:r>
      <w:proofErr w:type="spellStart"/>
      <w:r>
        <w:t>Polita</w:t>
      </w:r>
      <w:proofErr w:type="spellEnd"/>
      <w:r>
        <w:t xml:space="preserve"> (</w:t>
      </w:r>
      <w:proofErr w:type="spellStart"/>
      <w:r>
        <w:t>Chrysomelidae</w:t>
      </w:r>
      <w:proofErr w:type="spellEnd"/>
      <w:r>
        <w:t>:</w:t>
      </w:r>
    </w:p>
    <w:p w14:paraId="0428DC40" w14:textId="77777777" w:rsidR="007840FA" w:rsidRDefault="00E14F3D">
      <w:pPr>
        <w:spacing w:after="179" w:line="259" w:lineRule="auto"/>
        <w:ind w:right="-15"/>
        <w:jc w:val="right"/>
      </w:pPr>
      <w:r>
        <w:t xml:space="preserve">Coleoptera) on a Variety of Surfaces. </w:t>
      </w:r>
      <w:r>
        <w:rPr>
          <w:i/>
        </w:rPr>
        <w:t xml:space="preserve">The Journal of Experimental Biology </w:t>
      </w:r>
      <w:r>
        <w:t xml:space="preserve">1980, </w:t>
      </w:r>
      <w:r>
        <w:rPr>
          <w:i/>
        </w:rPr>
        <w:t>88</w:t>
      </w:r>
      <w:r>
        <w:t>,</w:t>
      </w:r>
    </w:p>
    <w:p w14:paraId="2E96329B" w14:textId="77777777" w:rsidR="007840FA" w:rsidRDefault="00E14F3D">
      <w:pPr>
        <w:spacing w:after="376" w:line="259" w:lineRule="auto"/>
        <w:ind w:left="543"/>
      </w:pPr>
      <w:r>
        <w:t>91.</w:t>
      </w:r>
    </w:p>
    <w:p w14:paraId="5320365B" w14:textId="77777777" w:rsidR="007840FA" w:rsidRDefault="00E14F3D">
      <w:pPr>
        <w:numPr>
          <w:ilvl w:val="0"/>
          <w:numId w:val="6"/>
        </w:numPr>
        <w:spacing w:after="149" w:line="450" w:lineRule="auto"/>
        <w:ind w:hanging="533"/>
      </w:pPr>
      <w:proofErr w:type="spellStart"/>
      <w:r>
        <w:t>Federle</w:t>
      </w:r>
      <w:proofErr w:type="spellEnd"/>
      <w:r>
        <w:t xml:space="preserve">, W. Why are so many adhesive pads hairy? </w:t>
      </w:r>
      <w:r>
        <w:rPr>
          <w:i/>
        </w:rPr>
        <w:t xml:space="preserve">J Exp Biol </w:t>
      </w:r>
      <w:r>
        <w:t xml:space="preserve">2006, </w:t>
      </w:r>
      <w:r>
        <w:rPr>
          <w:i/>
        </w:rPr>
        <w:t>209</w:t>
      </w:r>
      <w:r>
        <w:t>, 2611–21, DOI: 10.1242/jeb.02323.</w:t>
      </w:r>
    </w:p>
    <w:p w14:paraId="15D216EE" w14:textId="77777777" w:rsidR="007840FA" w:rsidRDefault="00E14F3D">
      <w:pPr>
        <w:numPr>
          <w:ilvl w:val="0"/>
          <w:numId w:val="6"/>
        </w:numPr>
        <w:spacing w:after="205"/>
        <w:ind w:hanging="533"/>
      </w:pPr>
      <w:proofErr w:type="spellStart"/>
      <w:r>
        <w:t>Federle</w:t>
      </w:r>
      <w:proofErr w:type="spellEnd"/>
      <w:r>
        <w:t xml:space="preserve">, W.; Riehle, M.; Curtis, A. S.; Full, R. J. An Integrative Study of Insect Adhesion: Mechanics and Wet Adhesion of Pretarsal Pads in Ants. </w:t>
      </w:r>
      <w:r>
        <w:rPr>
          <w:i/>
        </w:rPr>
        <w:t xml:space="preserve">Integrative and Comparative Biology </w:t>
      </w:r>
      <w:r>
        <w:t xml:space="preserve">2002, </w:t>
      </w:r>
      <w:r>
        <w:rPr>
          <w:i/>
        </w:rPr>
        <w:t>42</w:t>
      </w:r>
      <w:r>
        <w:t>, 1100–1106, DOI: 10.1093/</w:t>
      </w:r>
      <w:proofErr w:type="spellStart"/>
      <w:r>
        <w:t>icb</w:t>
      </w:r>
      <w:proofErr w:type="spellEnd"/>
      <w:r>
        <w:t>/42.6.1100.</w:t>
      </w:r>
    </w:p>
    <w:p w14:paraId="37C66215" w14:textId="77777777" w:rsidR="007840FA" w:rsidRDefault="00E14F3D">
      <w:pPr>
        <w:numPr>
          <w:ilvl w:val="0"/>
          <w:numId w:val="6"/>
        </w:numPr>
        <w:spacing w:after="203"/>
        <w:ind w:hanging="533"/>
      </w:pPr>
      <w:r>
        <w:lastRenderedPageBreak/>
        <w:t xml:space="preserve">Dirks, J. H. Physical principles of fluid-mediated insect attachment - Shouldn’t insects slip? </w:t>
      </w:r>
      <w:proofErr w:type="spellStart"/>
      <w:r>
        <w:rPr>
          <w:i/>
        </w:rPr>
        <w:t>Beilstein</w:t>
      </w:r>
      <w:proofErr w:type="spellEnd"/>
      <w:r>
        <w:rPr>
          <w:i/>
        </w:rPr>
        <w:t xml:space="preserve"> J </w:t>
      </w:r>
      <w:proofErr w:type="spellStart"/>
      <w:r>
        <w:rPr>
          <w:i/>
        </w:rPr>
        <w:t>Nanotechnol</w:t>
      </w:r>
      <w:proofErr w:type="spellEnd"/>
      <w:r>
        <w:rPr>
          <w:i/>
        </w:rPr>
        <w:t xml:space="preserve"> </w:t>
      </w:r>
      <w:r>
        <w:t xml:space="preserve">2014, </w:t>
      </w:r>
      <w:r>
        <w:rPr>
          <w:i/>
        </w:rPr>
        <w:t>5</w:t>
      </w:r>
      <w:r>
        <w:t>, 1160–6, DOI: 10.3762/bjnano.5.127.</w:t>
      </w:r>
    </w:p>
    <w:p w14:paraId="50AD8D41" w14:textId="77777777" w:rsidR="007840FA" w:rsidRDefault="00E14F3D">
      <w:pPr>
        <w:numPr>
          <w:ilvl w:val="0"/>
          <w:numId w:val="6"/>
        </w:numPr>
        <w:spacing w:after="201"/>
        <w:ind w:hanging="533"/>
      </w:pPr>
      <w:r>
        <w:t xml:space="preserve">Autumn, K.; </w:t>
      </w:r>
      <w:proofErr w:type="spellStart"/>
      <w:r>
        <w:t>Sitti</w:t>
      </w:r>
      <w:proofErr w:type="spellEnd"/>
      <w:r>
        <w:t xml:space="preserve">, M.; Liang, Y. A.; Peattie, A. M.; Hansen, W. R.; </w:t>
      </w:r>
      <w:proofErr w:type="spellStart"/>
      <w:r>
        <w:t>Sponberg</w:t>
      </w:r>
      <w:proofErr w:type="spellEnd"/>
      <w:r>
        <w:t xml:space="preserve">, S.; Kenny, T. W.; Fearing, R.; </w:t>
      </w:r>
      <w:proofErr w:type="spellStart"/>
      <w:r>
        <w:t>Israelachvili</w:t>
      </w:r>
      <w:proofErr w:type="spellEnd"/>
      <w:r>
        <w:t xml:space="preserve">, J. N.; Full, R. J. Evidence for van der Waals adhesion in gecko setae. </w:t>
      </w:r>
      <w:r>
        <w:rPr>
          <w:i/>
        </w:rPr>
        <w:t xml:space="preserve">Proceedings of the National Academy of Sciences </w:t>
      </w:r>
      <w:r>
        <w:t xml:space="preserve">2002, </w:t>
      </w:r>
      <w:r>
        <w:rPr>
          <w:i/>
        </w:rPr>
        <w:t>99</w:t>
      </w:r>
      <w:r>
        <w:t>, 12252, DOI: 10.1073/pnas.192252799.</w:t>
      </w:r>
    </w:p>
    <w:p w14:paraId="2D10D759" w14:textId="77777777" w:rsidR="007840FA" w:rsidRDefault="00E14F3D">
      <w:pPr>
        <w:numPr>
          <w:ilvl w:val="0"/>
          <w:numId w:val="6"/>
        </w:numPr>
        <w:spacing w:after="203"/>
        <w:ind w:hanging="533"/>
      </w:pPr>
      <w:proofErr w:type="spellStart"/>
      <w:r>
        <w:t>Peisker</w:t>
      </w:r>
      <w:proofErr w:type="spellEnd"/>
      <w:r>
        <w:t xml:space="preserve">, H.; </w:t>
      </w:r>
      <w:proofErr w:type="spellStart"/>
      <w:r>
        <w:t>Gorb</w:t>
      </w:r>
      <w:proofErr w:type="spellEnd"/>
      <w:r>
        <w:t>, S. N. Evaporation dynamics of tarsal liquid footprints in flies (</w:t>
      </w:r>
      <w:proofErr w:type="spellStart"/>
      <w:r>
        <w:t>Calliphora</w:t>
      </w:r>
      <w:proofErr w:type="spellEnd"/>
      <w:r>
        <w:t xml:space="preserve"> </w:t>
      </w:r>
      <w:proofErr w:type="spellStart"/>
      <w:proofErr w:type="gramStart"/>
      <w:r>
        <w:t>vicina</w:t>
      </w:r>
      <w:proofErr w:type="spellEnd"/>
      <w:r>
        <w:t>)and</w:t>
      </w:r>
      <w:proofErr w:type="gramEnd"/>
      <w:r>
        <w:t xml:space="preserve"> beetles (</w:t>
      </w:r>
      <w:proofErr w:type="spellStart"/>
      <w:r>
        <w:t>Coccinella</w:t>
      </w:r>
      <w:proofErr w:type="spellEnd"/>
      <w:r>
        <w:t xml:space="preserve"> </w:t>
      </w:r>
      <w:proofErr w:type="spellStart"/>
      <w:r>
        <w:t>septempunctata</w:t>
      </w:r>
      <w:proofErr w:type="spellEnd"/>
      <w:r>
        <w:t xml:space="preserve">). </w:t>
      </w:r>
      <w:r>
        <w:rPr>
          <w:i/>
        </w:rPr>
        <w:t xml:space="preserve">The Journal of Experimental Biology </w:t>
      </w:r>
      <w:r>
        <w:t xml:space="preserve">2012, </w:t>
      </w:r>
      <w:r>
        <w:rPr>
          <w:i/>
        </w:rPr>
        <w:t>215</w:t>
      </w:r>
      <w:r>
        <w:t>, 1266–1271, DOI: 10.1242/jeb.065722.</w:t>
      </w:r>
    </w:p>
    <w:p w14:paraId="7A2237E9" w14:textId="77777777" w:rsidR="007840FA" w:rsidRDefault="00E14F3D">
      <w:pPr>
        <w:numPr>
          <w:ilvl w:val="0"/>
          <w:numId w:val="6"/>
        </w:numPr>
        <w:spacing w:after="208"/>
        <w:ind w:hanging="533"/>
      </w:pPr>
      <w:proofErr w:type="spellStart"/>
      <w:r>
        <w:t>Geiselhardt</w:t>
      </w:r>
      <w:proofErr w:type="spellEnd"/>
      <w:r>
        <w:t xml:space="preserve">, S. F.; </w:t>
      </w:r>
      <w:proofErr w:type="spellStart"/>
      <w:r>
        <w:t>Geiselhardt</w:t>
      </w:r>
      <w:proofErr w:type="spellEnd"/>
      <w:r>
        <w:t xml:space="preserve">, S.; </w:t>
      </w:r>
      <w:proofErr w:type="spellStart"/>
      <w:r>
        <w:t>Peschke</w:t>
      </w:r>
      <w:proofErr w:type="spellEnd"/>
      <w:r>
        <w:t xml:space="preserve">, K. Comparison of tarsal and cuticular chemistry in the leaf beetle </w:t>
      </w:r>
      <w:proofErr w:type="spellStart"/>
      <w:r>
        <w:t>Gastrophysa</w:t>
      </w:r>
      <w:proofErr w:type="spellEnd"/>
      <w:r>
        <w:t xml:space="preserve"> </w:t>
      </w:r>
      <w:proofErr w:type="spellStart"/>
      <w:r>
        <w:t>viridula</w:t>
      </w:r>
      <w:proofErr w:type="spellEnd"/>
      <w:r>
        <w:t xml:space="preserve"> (Coleoptera: </w:t>
      </w:r>
      <w:proofErr w:type="spellStart"/>
      <w:r>
        <w:t>Chrysomelidae</w:t>
      </w:r>
      <w:proofErr w:type="spellEnd"/>
      <w:r>
        <w:t xml:space="preserve">) and an evaluation of solid-phase microextraction and solvent extraction techniques. </w:t>
      </w:r>
      <w:proofErr w:type="spellStart"/>
      <w:r>
        <w:rPr>
          <w:i/>
        </w:rPr>
        <w:t>Chemoecology</w:t>
      </w:r>
      <w:proofErr w:type="spellEnd"/>
      <w:r>
        <w:rPr>
          <w:i/>
        </w:rPr>
        <w:t xml:space="preserve"> </w:t>
      </w:r>
      <w:r>
        <w:t xml:space="preserve">2009, </w:t>
      </w:r>
      <w:r>
        <w:rPr>
          <w:i/>
        </w:rPr>
        <w:t>19</w:t>
      </w:r>
      <w:r>
        <w:t>, 185, DOI: 10.1007/s00049-009-0021-y.</w:t>
      </w:r>
    </w:p>
    <w:p w14:paraId="0DC7E9E5" w14:textId="77777777" w:rsidR="007840FA" w:rsidRDefault="00E14F3D">
      <w:pPr>
        <w:numPr>
          <w:ilvl w:val="0"/>
          <w:numId w:val="6"/>
        </w:numPr>
        <w:spacing w:after="213" w:line="259" w:lineRule="auto"/>
        <w:ind w:hanging="533"/>
      </w:pPr>
      <w:r>
        <w:t xml:space="preserve">Bullock, J. M.; </w:t>
      </w:r>
      <w:proofErr w:type="spellStart"/>
      <w:r>
        <w:t>Federle</w:t>
      </w:r>
      <w:proofErr w:type="spellEnd"/>
      <w:r>
        <w:t xml:space="preserve">, W. Division of </w:t>
      </w:r>
      <w:proofErr w:type="spellStart"/>
      <w:r>
        <w:t>labour</w:t>
      </w:r>
      <w:proofErr w:type="spellEnd"/>
      <w:r>
        <w:t xml:space="preserve"> and sex differences between fibrillar, tarsal adhesive pads in beetles: effective elastic modulus and attachment performance.</w:t>
      </w:r>
    </w:p>
    <w:p w14:paraId="4964C098" w14:textId="77777777" w:rsidR="007840FA" w:rsidRDefault="00E14F3D">
      <w:pPr>
        <w:spacing w:after="380" w:line="260" w:lineRule="auto"/>
        <w:ind w:left="528"/>
        <w:jc w:val="left"/>
      </w:pPr>
      <w:r>
        <w:rPr>
          <w:i/>
        </w:rPr>
        <w:t xml:space="preserve">J Exp Biol </w:t>
      </w:r>
      <w:r>
        <w:t xml:space="preserve">2009, </w:t>
      </w:r>
      <w:r>
        <w:rPr>
          <w:i/>
        </w:rPr>
        <w:t>212</w:t>
      </w:r>
      <w:r>
        <w:t>, 1876–88, DOI: 10.1242/jeb.030551.</w:t>
      </w:r>
    </w:p>
    <w:p w14:paraId="393D6F38" w14:textId="77777777" w:rsidR="007840FA" w:rsidRDefault="00E14F3D">
      <w:pPr>
        <w:numPr>
          <w:ilvl w:val="0"/>
          <w:numId w:val="6"/>
        </w:numPr>
        <w:spacing w:after="204"/>
        <w:ind w:hanging="533"/>
      </w:pPr>
      <w:r>
        <w:t xml:space="preserve">Bullock, J. M.; </w:t>
      </w:r>
      <w:proofErr w:type="spellStart"/>
      <w:r>
        <w:t>Federle</w:t>
      </w:r>
      <w:proofErr w:type="spellEnd"/>
      <w:r>
        <w:t xml:space="preserve">, W. Beetle adhesive hairs differ in stiffness and stickiness: in vivo adhesion measurements on individual setae. </w:t>
      </w:r>
      <w:proofErr w:type="spellStart"/>
      <w:r>
        <w:rPr>
          <w:i/>
        </w:rPr>
        <w:t>Naturwissenschaften</w:t>
      </w:r>
      <w:proofErr w:type="spellEnd"/>
      <w:r>
        <w:rPr>
          <w:i/>
        </w:rPr>
        <w:t xml:space="preserve"> </w:t>
      </w:r>
      <w:r>
        <w:t xml:space="preserve">2011, </w:t>
      </w:r>
      <w:r>
        <w:rPr>
          <w:i/>
        </w:rPr>
        <w:t>98</w:t>
      </w:r>
      <w:r>
        <w:t>, 381–7, DOI: 10.1007/s00114-011-0781-4.</w:t>
      </w:r>
    </w:p>
    <w:p w14:paraId="04E095AF" w14:textId="77777777" w:rsidR="007840FA" w:rsidRDefault="00E14F3D">
      <w:pPr>
        <w:numPr>
          <w:ilvl w:val="0"/>
          <w:numId w:val="6"/>
        </w:numPr>
        <w:spacing w:after="203"/>
        <w:ind w:hanging="533"/>
      </w:pPr>
      <w:proofErr w:type="spellStart"/>
      <w:r>
        <w:t>Gernay</w:t>
      </w:r>
      <w:proofErr w:type="spellEnd"/>
      <w:r>
        <w:t xml:space="preserve">, S.; </w:t>
      </w:r>
      <w:proofErr w:type="spellStart"/>
      <w:r>
        <w:t>Federle</w:t>
      </w:r>
      <w:proofErr w:type="spellEnd"/>
      <w:r>
        <w:t xml:space="preserve">, W.; Lambert, P.; Gilet, T. </w:t>
      </w:r>
      <w:proofErr w:type="spellStart"/>
      <w:r>
        <w:t>Elasto</w:t>
      </w:r>
      <w:proofErr w:type="spellEnd"/>
      <w:r>
        <w:t xml:space="preserve">-capillarity in insect fibrillar adhesion. </w:t>
      </w:r>
      <w:r>
        <w:rPr>
          <w:i/>
        </w:rPr>
        <w:t xml:space="preserve">J R Soc Interface </w:t>
      </w:r>
      <w:r>
        <w:t xml:space="preserve">2016, </w:t>
      </w:r>
      <w:r>
        <w:rPr>
          <w:i/>
        </w:rPr>
        <w:t>13</w:t>
      </w:r>
      <w:r>
        <w:t>, DOI: 10.1098/rsif.2016.0371.</w:t>
      </w:r>
    </w:p>
    <w:p w14:paraId="36DB01FD" w14:textId="77777777" w:rsidR="007840FA" w:rsidRDefault="00E14F3D">
      <w:pPr>
        <w:numPr>
          <w:ilvl w:val="0"/>
          <w:numId w:val="6"/>
        </w:numPr>
        <w:spacing w:after="204"/>
        <w:ind w:hanging="533"/>
      </w:pPr>
      <w:proofErr w:type="spellStart"/>
      <w:r>
        <w:t>Ditsche</w:t>
      </w:r>
      <w:proofErr w:type="spellEnd"/>
      <w:r>
        <w:t xml:space="preserve">, P.; Summers, A. P. Aquatic versus terrestrial attachment: Water makes a difference. </w:t>
      </w:r>
      <w:proofErr w:type="spellStart"/>
      <w:r>
        <w:rPr>
          <w:i/>
        </w:rPr>
        <w:t>Beilstein</w:t>
      </w:r>
      <w:proofErr w:type="spellEnd"/>
      <w:r>
        <w:rPr>
          <w:i/>
        </w:rPr>
        <w:t xml:space="preserve"> Journal of Nanotechnology </w:t>
      </w:r>
      <w:r>
        <w:t xml:space="preserve">2014, </w:t>
      </w:r>
      <w:r>
        <w:rPr>
          <w:i/>
        </w:rPr>
        <w:t>5</w:t>
      </w:r>
      <w:r>
        <w:t>, 2424–2439, DOI: 10.3762/bjnano.5.252.</w:t>
      </w:r>
    </w:p>
    <w:p w14:paraId="0AE80F38" w14:textId="77777777" w:rsidR="007840FA" w:rsidRDefault="00E14F3D">
      <w:pPr>
        <w:numPr>
          <w:ilvl w:val="0"/>
          <w:numId w:val="6"/>
        </w:numPr>
        <w:spacing w:after="48"/>
        <w:ind w:hanging="533"/>
      </w:pPr>
      <w:r>
        <w:lastRenderedPageBreak/>
        <w:t xml:space="preserve">Stark, A. Y.; Badge, I.; </w:t>
      </w:r>
      <w:proofErr w:type="spellStart"/>
      <w:r>
        <w:t>Wucinich</w:t>
      </w:r>
      <w:proofErr w:type="spellEnd"/>
      <w:r>
        <w:t xml:space="preserve">, N. A.; Sullivan, T. W.; </w:t>
      </w:r>
      <w:proofErr w:type="spellStart"/>
      <w:r>
        <w:t>Niewiarowski</w:t>
      </w:r>
      <w:proofErr w:type="spellEnd"/>
      <w:r>
        <w:t xml:space="preserve">, P. H.; </w:t>
      </w:r>
      <w:proofErr w:type="spellStart"/>
      <w:r>
        <w:t>Dhinojwala</w:t>
      </w:r>
      <w:proofErr w:type="spellEnd"/>
      <w:r>
        <w:t>, A. Surface wettability plays a significant role in gecko adhesion underwater.</w:t>
      </w:r>
    </w:p>
    <w:p w14:paraId="039C95B0" w14:textId="77777777" w:rsidR="007840FA" w:rsidRDefault="00E14F3D">
      <w:pPr>
        <w:spacing w:after="384" w:line="259" w:lineRule="auto"/>
        <w:ind w:left="543"/>
      </w:pPr>
      <w:r>
        <w:rPr>
          <w:i/>
        </w:rPr>
        <w:t xml:space="preserve">Proc Natl </w:t>
      </w:r>
      <w:proofErr w:type="spellStart"/>
      <w:r>
        <w:rPr>
          <w:i/>
        </w:rPr>
        <w:t>Acad</w:t>
      </w:r>
      <w:proofErr w:type="spellEnd"/>
      <w:r>
        <w:rPr>
          <w:i/>
        </w:rPr>
        <w:t xml:space="preserve"> Sci U S A </w:t>
      </w:r>
      <w:r>
        <w:t xml:space="preserve">2013, </w:t>
      </w:r>
      <w:r>
        <w:rPr>
          <w:i/>
        </w:rPr>
        <w:t>110</w:t>
      </w:r>
      <w:r>
        <w:t>, 6340–5, DOI: 10.1073/pnas.1219317110.</w:t>
      </w:r>
    </w:p>
    <w:p w14:paraId="29273936" w14:textId="77777777" w:rsidR="007840FA" w:rsidRDefault="00E14F3D">
      <w:pPr>
        <w:numPr>
          <w:ilvl w:val="0"/>
          <w:numId w:val="6"/>
        </w:numPr>
        <w:spacing w:after="208"/>
        <w:ind w:hanging="533"/>
      </w:pPr>
      <w:r>
        <w:t xml:space="preserve">Stark, A. Y.; Dryden, D. M.; </w:t>
      </w:r>
      <w:proofErr w:type="spellStart"/>
      <w:r>
        <w:t>Olderman</w:t>
      </w:r>
      <w:proofErr w:type="spellEnd"/>
      <w:r>
        <w:t xml:space="preserve">, J.; Peterson, K. A.; </w:t>
      </w:r>
      <w:proofErr w:type="spellStart"/>
      <w:r>
        <w:t>Niewiarowski</w:t>
      </w:r>
      <w:proofErr w:type="spellEnd"/>
      <w:r>
        <w:t xml:space="preserve">, P. H.; French, R. H.; </w:t>
      </w:r>
      <w:proofErr w:type="spellStart"/>
      <w:r>
        <w:t>Dhinojwala</w:t>
      </w:r>
      <w:proofErr w:type="spellEnd"/>
      <w:r>
        <w:t xml:space="preserve">, A. Adhesive interactions of geckos with wet and dry fluoropolymer substrates. </w:t>
      </w:r>
      <w:r>
        <w:rPr>
          <w:i/>
        </w:rPr>
        <w:t xml:space="preserve">Journal of The Royal Society Interface </w:t>
      </w:r>
      <w:r>
        <w:t xml:space="preserve">2015, </w:t>
      </w:r>
      <w:r>
        <w:rPr>
          <w:i/>
        </w:rPr>
        <w:t>12</w:t>
      </w:r>
      <w:r>
        <w:t>, 20150464, DOI: doi:10.1098/rsif.2015.0464.</w:t>
      </w:r>
    </w:p>
    <w:p w14:paraId="60CA8FE7" w14:textId="77777777" w:rsidR="007840FA" w:rsidRDefault="00E14F3D">
      <w:pPr>
        <w:numPr>
          <w:ilvl w:val="0"/>
          <w:numId w:val="6"/>
        </w:numPr>
        <w:spacing w:after="76"/>
        <w:ind w:hanging="533"/>
      </w:pPr>
      <w:r>
        <w:t xml:space="preserve">Hosoda, N.; </w:t>
      </w:r>
      <w:proofErr w:type="spellStart"/>
      <w:r>
        <w:t>Gorb</w:t>
      </w:r>
      <w:proofErr w:type="spellEnd"/>
      <w:r>
        <w:t xml:space="preserve">, S. N. Underwater locomotion in a terrestrial beetle: combination of surface de-wetting and capillary forces. </w:t>
      </w:r>
      <w:r>
        <w:rPr>
          <w:i/>
        </w:rPr>
        <w:t xml:space="preserve">Proc Biol Sci </w:t>
      </w:r>
      <w:r>
        <w:t xml:space="preserve">2012, </w:t>
      </w:r>
      <w:r>
        <w:rPr>
          <w:i/>
        </w:rPr>
        <w:t>279</w:t>
      </w:r>
      <w:r>
        <w:t>, 4236–42, DOI:</w:t>
      </w:r>
    </w:p>
    <w:p w14:paraId="55FF6F1A" w14:textId="77777777" w:rsidR="007840FA" w:rsidRDefault="00E14F3D">
      <w:pPr>
        <w:spacing w:after="380" w:line="260" w:lineRule="auto"/>
        <w:ind w:left="528"/>
        <w:jc w:val="left"/>
      </w:pPr>
      <w:r>
        <w:t>10.1098/rspb.2012.1297.</w:t>
      </w:r>
    </w:p>
    <w:p w14:paraId="43561EA6" w14:textId="77777777" w:rsidR="007840FA" w:rsidRDefault="00E14F3D">
      <w:pPr>
        <w:numPr>
          <w:ilvl w:val="0"/>
          <w:numId w:val="6"/>
        </w:numPr>
        <w:spacing w:after="372" w:line="259" w:lineRule="auto"/>
        <w:ind w:hanging="533"/>
      </w:pPr>
      <w:proofErr w:type="spellStart"/>
      <w:r>
        <w:t>Brakke</w:t>
      </w:r>
      <w:proofErr w:type="spellEnd"/>
      <w:r>
        <w:t xml:space="preserve">, K. A. The surface evolver. </w:t>
      </w:r>
      <w:r>
        <w:rPr>
          <w:i/>
        </w:rPr>
        <w:t xml:space="preserve">Experiment. Math. </w:t>
      </w:r>
      <w:r>
        <w:t xml:space="preserve">1992, </w:t>
      </w:r>
      <w:r>
        <w:rPr>
          <w:i/>
        </w:rPr>
        <w:t>1</w:t>
      </w:r>
      <w:r>
        <w:t>, 141–165.</w:t>
      </w:r>
    </w:p>
    <w:p w14:paraId="59E296DA" w14:textId="77777777" w:rsidR="007840FA" w:rsidRDefault="00E14F3D">
      <w:pPr>
        <w:numPr>
          <w:ilvl w:val="0"/>
          <w:numId w:val="6"/>
        </w:numPr>
        <w:spacing w:after="74"/>
        <w:ind w:hanging="533"/>
      </w:pPr>
      <w:r>
        <w:t xml:space="preserve">De Souza, E. J.; Brinkmann, M.; </w:t>
      </w:r>
      <w:proofErr w:type="spellStart"/>
      <w:r>
        <w:t>Mohrdieck</w:t>
      </w:r>
      <w:proofErr w:type="spellEnd"/>
      <w:r>
        <w:t xml:space="preserve">, C.; </w:t>
      </w:r>
      <w:proofErr w:type="spellStart"/>
      <w:r>
        <w:t>Arzt</w:t>
      </w:r>
      <w:proofErr w:type="spellEnd"/>
      <w:r>
        <w:t xml:space="preserve">, E. Enhancement of Capillary Forces by Multiple Liquid Bridges. </w:t>
      </w:r>
      <w:r>
        <w:rPr>
          <w:i/>
        </w:rPr>
        <w:t xml:space="preserve">Langmuir </w:t>
      </w:r>
      <w:r>
        <w:t xml:space="preserve">2008, </w:t>
      </w:r>
      <w:r>
        <w:rPr>
          <w:i/>
        </w:rPr>
        <w:t>24</w:t>
      </w:r>
      <w:r>
        <w:t>, 8813–8820, DOI:</w:t>
      </w:r>
    </w:p>
    <w:p w14:paraId="64C20D26" w14:textId="77777777" w:rsidR="007840FA" w:rsidRDefault="00E14F3D">
      <w:pPr>
        <w:spacing w:after="380" w:line="260" w:lineRule="auto"/>
        <w:ind w:left="528"/>
        <w:jc w:val="left"/>
      </w:pPr>
      <w:r>
        <w:t>10.1021/la8005376.</w:t>
      </w:r>
    </w:p>
    <w:p w14:paraId="037F507D" w14:textId="77777777" w:rsidR="007840FA" w:rsidRDefault="00E14F3D">
      <w:pPr>
        <w:numPr>
          <w:ilvl w:val="0"/>
          <w:numId w:val="6"/>
        </w:numPr>
        <w:spacing w:after="205"/>
        <w:ind w:hanging="533"/>
      </w:pPr>
      <w:proofErr w:type="spellStart"/>
      <w:r>
        <w:t>Arzt</w:t>
      </w:r>
      <w:proofErr w:type="spellEnd"/>
      <w:r>
        <w:t xml:space="preserve">, E.; </w:t>
      </w:r>
      <w:proofErr w:type="spellStart"/>
      <w:r>
        <w:t>Gorb</w:t>
      </w:r>
      <w:proofErr w:type="spellEnd"/>
      <w:r>
        <w:t xml:space="preserve">, S.; </w:t>
      </w:r>
      <w:proofErr w:type="spellStart"/>
      <w:r>
        <w:t>Spolenak</w:t>
      </w:r>
      <w:proofErr w:type="spellEnd"/>
      <w:r>
        <w:t xml:space="preserve">, R. From micro to nano contacts in biological attachment devices. </w:t>
      </w:r>
      <w:r>
        <w:rPr>
          <w:i/>
        </w:rPr>
        <w:t xml:space="preserve">Proc Natl </w:t>
      </w:r>
      <w:proofErr w:type="spellStart"/>
      <w:r>
        <w:rPr>
          <w:i/>
        </w:rPr>
        <w:t>Acad</w:t>
      </w:r>
      <w:proofErr w:type="spellEnd"/>
      <w:r>
        <w:rPr>
          <w:i/>
        </w:rPr>
        <w:t xml:space="preserve"> Sci U S A </w:t>
      </w:r>
      <w:r>
        <w:t xml:space="preserve">2003, </w:t>
      </w:r>
      <w:r>
        <w:rPr>
          <w:i/>
        </w:rPr>
        <w:t>100</w:t>
      </w:r>
      <w:r>
        <w:t>, 10603–6, DOI: 10.1073/pnas.1534701100.</w:t>
      </w:r>
    </w:p>
    <w:p w14:paraId="463F6B2E" w14:textId="77777777" w:rsidR="007840FA" w:rsidRDefault="00E14F3D">
      <w:pPr>
        <w:numPr>
          <w:ilvl w:val="0"/>
          <w:numId w:val="6"/>
        </w:numPr>
        <w:spacing w:after="214" w:line="259" w:lineRule="auto"/>
        <w:ind w:hanging="533"/>
      </w:pPr>
      <w:proofErr w:type="spellStart"/>
      <w:r>
        <w:t>Sudersan</w:t>
      </w:r>
      <w:proofErr w:type="spellEnd"/>
      <w:r>
        <w:t xml:space="preserve">, P. Buggee - An </w:t>
      </w:r>
      <w:proofErr w:type="spellStart"/>
      <w:r>
        <w:t>intergrative</w:t>
      </w:r>
      <w:proofErr w:type="spellEnd"/>
      <w:r>
        <w:t xml:space="preserve"> tool for synchronous data analysis, image pro-</w:t>
      </w:r>
    </w:p>
    <w:p w14:paraId="09FF9E27" w14:textId="77777777" w:rsidR="007840FA" w:rsidRDefault="00E14F3D">
      <w:pPr>
        <w:spacing w:after="378" w:line="259" w:lineRule="auto"/>
        <w:ind w:left="148" w:firstLine="0"/>
        <w:jc w:val="center"/>
      </w:pPr>
      <w:proofErr w:type="spellStart"/>
      <w:r>
        <w:t>cessing</w:t>
      </w:r>
      <w:proofErr w:type="spellEnd"/>
      <w:r>
        <w:t xml:space="preserve"> and plotting. 2020, DOI: https://github.com/PranavSudersan/VScope.</w:t>
      </w:r>
    </w:p>
    <w:p w14:paraId="2E62FADC" w14:textId="77777777" w:rsidR="007840FA" w:rsidRDefault="00E14F3D">
      <w:pPr>
        <w:numPr>
          <w:ilvl w:val="0"/>
          <w:numId w:val="6"/>
        </w:numPr>
        <w:spacing w:after="200"/>
        <w:ind w:hanging="533"/>
      </w:pPr>
      <w:r>
        <w:t xml:space="preserve">Stark, A. Y.; </w:t>
      </w:r>
      <w:proofErr w:type="spellStart"/>
      <w:r>
        <w:t>Yanoviak</w:t>
      </w:r>
      <w:proofErr w:type="spellEnd"/>
      <w:r>
        <w:t>, S. P. Adhesion and running speed of a tropical arboreal ant (</w:t>
      </w:r>
      <w:proofErr w:type="spellStart"/>
      <w:r>
        <w:t>Cephalotes</w:t>
      </w:r>
      <w:proofErr w:type="spellEnd"/>
      <w:r>
        <w:t xml:space="preserve"> </w:t>
      </w:r>
      <w:proofErr w:type="spellStart"/>
      <w:r>
        <w:t>atratus</w:t>
      </w:r>
      <w:proofErr w:type="spellEnd"/>
      <w:r>
        <w:t xml:space="preserve">) on wet substrates. </w:t>
      </w:r>
      <w:r>
        <w:rPr>
          <w:i/>
        </w:rPr>
        <w:t xml:space="preserve">Royal Society open science </w:t>
      </w:r>
      <w:r>
        <w:t xml:space="preserve">2018, </w:t>
      </w:r>
      <w:r>
        <w:rPr>
          <w:i/>
        </w:rPr>
        <w:t>5</w:t>
      </w:r>
      <w:r>
        <w:t>, 181540– 181540, DOI: 10.1098/rsos.181540.</w:t>
      </w:r>
    </w:p>
    <w:p w14:paraId="263EA8B5" w14:textId="77777777" w:rsidR="007840FA" w:rsidRDefault="00E14F3D">
      <w:pPr>
        <w:numPr>
          <w:ilvl w:val="0"/>
          <w:numId w:val="6"/>
        </w:numPr>
        <w:spacing w:after="208"/>
        <w:ind w:hanging="533"/>
      </w:pPr>
      <w:r>
        <w:t xml:space="preserve">Hsu, P. Y.; Ge, L.; Li, X.; Stark, A. Y.; </w:t>
      </w:r>
      <w:proofErr w:type="spellStart"/>
      <w:r>
        <w:t>Wesdemiotis</w:t>
      </w:r>
      <w:proofErr w:type="spellEnd"/>
      <w:r>
        <w:t xml:space="preserve">, C.; </w:t>
      </w:r>
      <w:proofErr w:type="spellStart"/>
      <w:r>
        <w:t>Niewiarowski</w:t>
      </w:r>
      <w:proofErr w:type="spellEnd"/>
      <w:r>
        <w:t xml:space="preserve">, P. H.; </w:t>
      </w:r>
      <w:proofErr w:type="spellStart"/>
      <w:r>
        <w:t>Dhinojwala</w:t>
      </w:r>
      <w:proofErr w:type="spellEnd"/>
      <w:r>
        <w:t xml:space="preserve">, A. Direct evidence of phospholipids in gecko footprints and spatula - substrate contact </w:t>
      </w:r>
      <w:r>
        <w:lastRenderedPageBreak/>
        <w:t xml:space="preserve">interface detected using surface-sensitive spectroscopy. </w:t>
      </w:r>
      <w:r>
        <w:rPr>
          <w:i/>
        </w:rPr>
        <w:t xml:space="preserve">Journal of The Royal Society Interface </w:t>
      </w:r>
      <w:r>
        <w:t xml:space="preserve">2012, </w:t>
      </w:r>
      <w:r>
        <w:rPr>
          <w:i/>
        </w:rPr>
        <w:t>9</w:t>
      </w:r>
      <w:r>
        <w:t>, 657–664, DOI: doi:10.1098/rsif.2011.0370.</w:t>
      </w:r>
    </w:p>
    <w:p w14:paraId="4CDAF8FA" w14:textId="77777777" w:rsidR="007840FA" w:rsidRDefault="00E14F3D">
      <w:pPr>
        <w:numPr>
          <w:ilvl w:val="0"/>
          <w:numId w:val="6"/>
        </w:numPr>
        <w:ind w:hanging="533"/>
      </w:pPr>
      <w:r>
        <w:t xml:space="preserve">England, M. W.; Sato, T.; </w:t>
      </w:r>
      <w:proofErr w:type="spellStart"/>
      <w:r>
        <w:t>Yagihashi</w:t>
      </w:r>
      <w:proofErr w:type="spellEnd"/>
      <w:r>
        <w:t xml:space="preserve">, M.; </w:t>
      </w:r>
      <w:proofErr w:type="spellStart"/>
      <w:r>
        <w:t>Hozumi</w:t>
      </w:r>
      <w:proofErr w:type="spellEnd"/>
      <w:r>
        <w:t xml:space="preserve">, A.; </w:t>
      </w:r>
      <w:proofErr w:type="spellStart"/>
      <w:r>
        <w:t>Gorb</w:t>
      </w:r>
      <w:proofErr w:type="spellEnd"/>
      <w:r>
        <w:t xml:space="preserve">, S. N.; </w:t>
      </w:r>
      <w:proofErr w:type="spellStart"/>
      <w:r>
        <w:t>Gorb</w:t>
      </w:r>
      <w:proofErr w:type="spellEnd"/>
      <w:r>
        <w:t xml:space="preserve">, E. V. Surface roughness rather than surface chemistry essentially affects insect adhesion. </w:t>
      </w:r>
      <w:proofErr w:type="spellStart"/>
      <w:r>
        <w:rPr>
          <w:i/>
        </w:rPr>
        <w:t>Beilstein</w:t>
      </w:r>
      <w:proofErr w:type="spellEnd"/>
      <w:r>
        <w:rPr>
          <w:i/>
        </w:rPr>
        <w:t xml:space="preserve"> journal of nanotechnology </w:t>
      </w:r>
      <w:r>
        <w:t xml:space="preserve">2016, </w:t>
      </w:r>
      <w:r>
        <w:rPr>
          <w:i/>
        </w:rPr>
        <w:t>7</w:t>
      </w:r>
      <w:r>
        <w:t>, 1471–1479, DOI: 10.3762/bjnano.7.139.</w:t>
      </w:r>
    </w:p>
    <w:sectPr w:rsidR="007840FA">
      <w:footerReference w:type="even" r:id="rId27"/>
      <w:footerReference w:type="default" r:id="rId28"/>
      <w:footerReference w:type="first" r:id="rId29"/>
      <w:pgSz w:w="12240" w:h="15840"/>
      <w:pgMar w:top="1417" w:right="1440" w:bottom="1363" w:left="1440" w:header="720" w:footer="766"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hael Kappl" w:date="2020-11-16T09:07:00Z" w:initials="MK">
    <w:p w14:paraId="02A58406" w14:textId="77777777" w:rsidR="00F22614" w:rsidRPr="001F0B99" w:rsidRDefault="00F22614" w:rsidP="00F22614">
      <w:r>
        <w:rPr>
          <w:rStyle w:val="CommentReference"/>
        </w:rPr>
        <w:annotationRef/>
      </w:r>
      <w:r w:rsidRPr="001F0B99">
        <w:t>You can either fascinate or generate curiosity, but not fascinate curiosity</w:t>
      </w:r>
    </w:p>
    <w:p w14:paraId="22C69839" w14:textId="77777777" w:rsidR="00F22614" w:rsidRDefault="00F22614">
      <w:pPr>
        <w:pStyle w:val="CommentText"/>
      </w:pPr>
    </w:p>
  </w:comment>
  <w:comment w:id="1" w:author="Mehta, Sharly" w:date="2020-12-02T15:08:00Z" w:initials="MS">
    <w:p w14:paraId="7645D3C1" w14:textId="14A79BCD" w:rsidR="00B231B6" w:rsidRDefault="00B231B6">
      <w:pPr>
        <w:pStyle w:val="CommentText"/>
      </w:pPr>
      <w:r>
        <w:rPr>
          <w:rStyle w:val="CommentReference"/>
        </w:rPr>
        <w:annotationRef/>
      </w:r>
      <w:r>
        <w:t>ok</w:t>
      </w:r>
    </w:p>
  </w:comment>
  <w:comment w:id="2" w:author="Michael Kappl" w:date="2020-11-16T09:09:00Z" w:initials="MK">
    <w:p w14:paraId="37CA8579" w14:textId="77777777" w:rsidR="00F22614" w:rsidRDefault="00F22614">
      <w:pPr>
        <w:pStyle w:val="CommentText"/>
      </w:pPr>
      <w:r>
        <w:rPr>
          <w:rStyle w:val="CommentReference"/>
        </w:rPr>
        <w:annotationRef/>
      </w:r>
      <w:r>
        <w:t>Is this maybe too general? Excludes gripping devices.</w:t>
      </w:r>
    </w:p>
  </w:comment>
  <w:comment w:id="3" w:author="Mehta, Sharly" w:date="2020-12-02T15:26:00Z" w:initials="MS">
    <w:p w14:paraId="5F4B901D" w14:textId="4A7F4CBE" w:rsidR="00FC2A3F" w:rsidRDefault="00FC2A3F">
      <w:pPr>
        <w:pStyle w:val="CommentText"/>
      </w:pPr>
      <w:r>
        <w:rPr>
          <w:rStyle w:val="CommentReference"/>
        </w:rPr>
        <w:annotationRef/>
      </w:r>
      <w:r>
        <w:t>edited</w:t>
      </w:r>
    </w:p>
  </w:comment>
  <w:comment w:id="16" w:author="Michael Kappl" w:date="2020-11-16T09:15:00Z" w:initials="MK">
    <w:p w14:paraId="6F6F375D" w14:textId="77777777" w:rsidR="00F22614" w:rsidRDefault="00F22614">
      <w:pPr>
        <w:pStyle w:val="CommentText"/>
      </w:pPr>
      <w:r>
        <w:rPr>
          <w:rStyle w:val="CommentReference"/>
        </w:rPr>
        <w:annotationRef/>
      </w:r>
      <w:r>
        <w:t>I would also suggest to change order of experiment and theory</w:t>
      </w:r>
    </w:p>
  </w:comment>
  <w:comment w:id="22" w:author="Michael Kappl" w:date="2020-11-16T09:20:00Z" w:initials="MK">
    <w:p w14:paraId="4B04A1BE" w14:textId="6F9F8472" w:rsidR="00E810B3" w:rsidRDefault="00E810B3">
      <w:pPr>
        <w:pStyle w:val="CommentText"/>
      </w:pPr>
      <w:r>
        <w:rPr>
          <w:rStyle w:val="CommentReference"/>
        </w:rPr>
        <w:annotationRef/>
      </w:r>
      <w:r>
        <w:t>I would suggest to introduce a precise terminology here</w:t>
      </w:r>
      <w:r w:rsidR="00A572BF">
        <w:t xml:space="preserve"> and use it consistently throughout the manuscript</w:t>
      </w:r>
      <w:r>
        <w:t xml:space="preserve">: </w:t>
      </w:r>
      <w:r w:rsidR="00A572BF">
        <w:t>For example, u</w:t>
      </w:r>
      <w:r>
        <w:t>se “water” to denote the environment and “adhesive fluid” or “</w:t>
      </w:r>
      <w:proofErr w:type="spellStart"/>
      <w:r>
        <w:t>fluid”as</w:t>
      </w:r>
      <w:proofErr w:type="spellEnd"/>
      <w:r>
        <w:t xml:space="preserve"> the oil phase. Then I would also call the liquid bridges “adhesive fluid bridges” or “adhesive fluid liquid bridges”. Use same terminology </w:t>
      </w:r>
      <w:r w:rsidR="00CF02E6">
        <w:t>in Figure 1 as well.</w:t>
      </w:r>
    </w:p>
  </w:comment>
  <w:comment w:id="23" w:author="Mehta, Sharly" w:date="2020-12-02T17:43:00Z" w:initials="MS">
    <w:p w14:paraId="4C2E3FFE" w14:textId="7F4C50D5" w:rsidR="003214C6" w:rsidRDefault="003214C6">
      <w:pPr>
        <w:pStyle w:val="CommentText"/>
      </w:pPr>
      <w:r>
        <w:rPr>
          <w:rStyle w:val="CommentReference"/>
        </w:rPr>
        <w:annotationRef/>
      </w:r>
      <w:r>
        <w:rPr>
          <w:rStyle w:val="CommentReference"/>
        </w:rPr>
        <w:t>Ok. Will check whole paper</w:t>
      </w:r>
    </w:p>
  </w:comment>
  <w:comment w:id="24" w:author="Michael Kappl" w:date="2020-11-16T09:26:00Z" w:initials="MK">
    <w:p w14:paraId="4D1FAEB4" w14:textId="1626CA87" w:rsidR="00A572BF" w:rsidRDefault="00A572BF" w:rsidP="00A572BF">
      <w:pPr>
        <w:pStyle w:val="CommentText"/>
        <w:ind w:left="0" w:firstLine="0"/>
      </w:pPr>
      <w:r>
        <w:rPr>
          <w:rStyle w:val="CommentReference"/>
        </w:rPr>
        <w:annotationRef/>
      </w:r>
      <w:r>
        <w:t>Exact pinning point not clear from description and Figure 1. From this description, I would expect that it is pinned at the top of the hairs to the pad itself. Figure 1 shows something different.</w:t>
      </w:r>
    </w:p>
  </w:comment>
  <w:comment w:id="30" w:author="Michael Kappl" w:date="2020-11-16T09:32:00Z" w:initials="MK">
    <w:p w14:paraId="01CC8FBE" w14:textId="16C98204" w:rsidR="00A572BF" w:rsidRDefault="00A572BF">
      <w:pPr>
        <w:pStyle w:val="CommentText"/>
      </w:pPr>
      <w:r>
        <w:rPr>
          <w:rStyle w:val="CommentReference"/>
        </w:rPr>
        <w:annotationRef/>
      </w:r>
      <w:r>
        <w:t xml:space="preserve">Maybe shorten this to </w:t>
      </w:r>
      <w:proofErr w:type="spellStart"/>
      <w:r>
        <w:t>N_in</w:t>
      </w:r>
      <w:proofErr w:type="spellEnd"/>
      <w:r>
        <w:t xml:space="preserve"> and </w:t>
      </w:r>
      <w:proofErr w:type="spellStart"/>
      <w:r>
        <w:t>N_out</w:t>
      </w:r>
      <w:proofErr w:type="spellEnd"/>
    </w:p>
  </w:comment>
  <w:comment w:id="60" w:author="Michael Kappl" w:date="2020-11-16T11:11:00Z" w:initials="MK">
    <w:p w14:paraId="2D8EA32C" w14:textId="5B66B22B" w:rsidR="005348E7" w:rsidRDefault="005348E7">
      <w:pPr>
        <w:pStyle w:val="CommentText"/>
      </w:pPr>
      <w:r>
        <w:rPr>
          <w:rStyle w:val="CommentReference"/>
        </w:rPr>
        <w:annotationRef/>
      </w:r>
      <w:r>
        <w:t xml:space="preserve">Shouldn’t we call it </w:t>
      </w:r>
      <w:proofErr w:type="spellStart"/>
      <w:r>
        <w:t>V_f</w:t>
      </w:r>
      <w:proofErr w:type="spellEnd"/>
      <w:r>
        <w:t xml:space="preserve"> to be consistent? </w:t>
      </w:r>
    </w:p>
  </w:comment>
  <w:comment w:id="61" w:author="Mehta, Sharly" w:date="2020-12-02T17:57:00Z" w:initials="MS">
    <w:p w14:paraId="31CC5645" w14:textId="001FCC6F" w:rsidR="00B359A1" w:rsidRDefault="00B359A1">
      <w:pPr>
        <w:pStyle w:val="CommentText"/>
      </w:pPr>
      <w:r>
        <w:rPr>
          <w:rStyle w:val="CommentReference"/>
        </w:rPr>
        <w:annotationRef/>
      </w:r>
      <w:r>
        <w:t>No since the same simulation results are also used for the bubble (</w:t>
      </w:r>
      <w:proofErr w:type="spellStart"/>
      <w:r>
        <w:t>Vb</w:t>
      </w:r>
      <w:proofErr w:type="spellEnd"/>
      <w:r>
        <w:t>)</w:t>
      </w:r>
    </w:p>
  </w:comment>
  <w:comment w:id="70" w:author="Michael Kappl" w:date="2020-11-16T11:36:00Z" w:initials="MK">
    <w:p w14:paraId="2D28DA32" w14:textId="5E50AFEC" w:rsidR="004E6B42" w:rsidRDefault="004E6B42">
      <w:pPr>
        <w:pStyle w:val="CommentText"/>
      </w:pPr>
      <w:r>
        <w:rPr>
          <w:rStyle w:val="CommentReference"/>
        </w:rPr>
        <w:annotationRef/>
      </w:r>
      <w:r>
        <w:t>Specify which D and which theta</w:t>
      </w:r>
    </w:p>
  </w:comment>
  <w:comment w:id="71" w:author="Mehta, Sharly" w:date="2020-12-02T18:17:00Z" w:initials="MS">
    <w:p w14:paraId="04684E4C" w14:textId="049E1356" w:rsidR="00906B06" w:rsidRDefault="00906B06">
      <w:pPr>
        <w:pStyle w:val="CommentText"/>
      </w:pPr>
      <w:r>
        <w:rPr>
          <w:rStyle w:val="CommentReference"/>
        </w:rPr>
        <w:annotationRef/>
      </w:r>
      <w:proofErr w:type="spellStart"/>
      <w:r>
        <w:t>Im</w:t>
      </w:r>
      <w:proofErr w:type="spellEnd"/>
      <w:r>
        <w:t xml:space="preserve"> using general notation here without a subscript as it applies for both bubble and fluid</w:t>
      </w:r>
    </w:p>
  </w:comment>
  <w:comment w:id="85" w:author="Michael Kappl" w:date="2020-11-16T11:44:00Z" w:initials="MK">
    <w:p w14:paraId="6DDC749B" w14:textId="53C07D95" w:rsidR="00575A70" w:rsidRDefault="00575A70">
      <w:pPr>
        <w:pStyle w:val="CommentText"/>
      </w:pPr>
      <w:r>
        <w:rPr>
          <w:rStyle w:val="CommentReference"/>
        </w:rPr>
        <w:annotationRef/>
      </w:r>
      <w:r>
        <w:t xml:space="preserve">Maybe we could add a schematic of single pillar with meniscus as inset here and a </w:t>
      </w:r>
      <w:proofErr w:type="spellStart"/>
      <w:r>
        <w:t>correspoing</w:t>
      </w:r>
      <w:proofErr w:type="spellEnd"/>
      <w:r>
        <w:t xml:space="preserve"> one with multiple </w:t>
      </w:r>
      <w:proofErr w:type="spellStart"/>
      <w:r>
        <w:t>menici</w:t>
      </w:r>
      <w:proofErr w:type="spellEnd"/>
      <w:r>
        <w:t xml:space="preserve"> for figure </w:t>
      </w:r>
    </w:p>
  </w:comment>
  <w:comment w:id="101" w:author="Michael Kappl" w:date="2020-11-16T12:44:00Z" w:initials="MK">
    <w:p w14:paraId="1BA9FC88" w14:textId="0FDE81B5" w:rsidR="00D156E2" w:rsidRDefault="00D156E2">
      <w:pPr>
        <w:pStyle w:val="CommentText"/>
      </w:pPr>
      <w:r>
        <w:rPr>
          <w:rStyle w:val="CommentReference"/>
        </w:rPr>
        <w:annotationRef/>
      </w:r>
      <w:r>
        <w:t xml:space="preserve">Maybe use in the legend only the symbols without lines, then they are better to recognize.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C69839" w15:done="0"/>
  <w15:commentEx w15:paraId="7645D3C1" w15:paraIdParent="22C69839" w15:done="0"/>
  <w15:commentEx w15:paraId="37CA8579" w15:done="0"/>
  <w15:commentEx w15:paraId="5F4B901D" w15:paraIdParent="37CA8579" w15:done="0"/>
  <w15:commentEx w15:paraId="6F6F375D" w15:done="0"/>
  <w15:commentEx w15:paraId="4B04A1BE" w15:done="0"/>
  <w15:commentEx w15:paraId="4C2E3FFE" w15:paraIdParent="4B04A1BE" w15:done="0"/>
  <w15:commentEx w15:paraId="4D1FAEB4" w15:done="0"/>
  <w15:commentEx w15:paraId="01CC8FBE" w15:done="0"/>
  <w15:commentEx w15:paraId="2D8EA32C" w15:done="0"/>
  <w15:commentEx w15:paraId="31CC5645" w15:paraIdParent="2D8EA32C" w15:done="0"/>
  <w15:commentEx w15:paraId="2D28DA32" w15:done="0"/>
  <w15:commentEx w15:paraId="04684E4C" w15:paraIdParent="2D28DA32" w15:done="0"/>
  <w15:commentEx w15:paraId="6DDC749B" w15:done="0"/>
  <w15:commentEx w15:paraId="1BA9FC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22C6A" w16cex:dateUtc="2020-12-02T14:08:00Z"/>
  <w16cex:commentExtensible w16cex:durableId="237230A2" w16cex:dateUtc="2020-12-02T14:26:00Z"/>
  <w16cex:commentExtensible w16cex:durableId="237250AE" w16cex:dateUtc="2020-12-02T16:43:00Z"/>
  <w16cex:commentExtensible w16cex:durableId="2372540E" w16cex:dateUtc="2020-12-02T16:57:00Z"/>
  <w16cex:commentExtensible w16cex:durableId="237258BF" w16cex:dateUtc="2020-12-02T1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C69839" w16cid:durableId="237228F6"/>
  <w16cid:commentId w16cid:paraId="7645D3C1" w16cid:durableId="23722C6A"/>
  <w16cid:commentId w16cid:paraId="37CA8579" w16cid:durableId="237228F7"/>
  <w16cid:commentId w16cid:paraId="5F4B901D" w16cid:durableId="237230A2"/>
  <w16cid:commentId w16cid:paraId="6F6F375D" w16cid:durableId="237228F8"/>
  <w16cid:commentId w16cid:paraId="4B04A1BE" w16cid:durableId="237228F9"/>
  <w16cid:commentId w16cid:paraId="4C2E3FFE" w16cid:durableId="237250AE"/>
  <w16cid:commentId w16cid:paraId="4D1FAEB4" w16cid:durableId="237228FA"/>
  <w16cid:commentId w16cid:paraId="01CC8FBE" w16cid:durableId="237228FB"/>
  <w16cid:commentId w16cid:paraId="2D8EA32C" w16cid:durableId="237228FC"/>
  <w16cid:commentId w16cid:paraId="31CC5645" w16cid:durableId="2372540E"/>
  <w16cid:commentId w16cid:paraId="2D28DA32" w16cid:durableId="237228FD"/>
  <w16cid:commentId w16cid:paraId="04684E4C" w16cid:durableId="237258BF"/>
  <w16cid:commentId w16cid:paraId="6DDC749B" w16cid:durableId="237228FE"/>
  <w16cid:commentId w16cid:paraId="1BA9FC88" w16cid:durableId="237228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2175F1" w14:textId="77777777" w:rsidR="00E40D65" w:rsidRDefault="00E40D65">
      <w:pPr>
        <w:spacing w:after="0" w:line="240" w:lineRule="auto"/>
      </w:pPr>
      <w:r>
        <w:separator/>
      </w:r>
    </w:p>
  </w:endnote>
  <w:endnote w:type="continuationSeparator" w:id="0">
    <w:p w14:paraId="00F88644" w14:textId="77777777" w:rsidR="00E40D65" w:rsidRDefault="00E40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ED289" w14:textId="77777777" w:rsidR="007840FA" w:rsidRDefault="00E14F3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D3231" w14:textId="4F84AEA9" w:rsidR="007840FA" w:rsidRDefault="00E14F3D">
    <w:pPr>
      <w:spacing w:after="0" w:line="259" w:lineRule="auto"/>
      <w:ind w:left="0" w:firstLine="0"/>
      <w:jc w:val="center"/>
    </w:pPr>
    <w:r>
      <w:fldChar w:fldCharType="begin"/>
    </w:r>
    <w:r>
      <w:instrText xml:space="preserve"> PAGE   \* MERGEFORMAT </w:instrText>
    </w:r>
    <w:r>
      <w:fldChar w:fldCharType="separate"/>
    </w:r>
    <w:r>
      <w:rPr>
        <w:noProof/>
      </w:rPr>
      <w:t>22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9E224" w14:textId="77777777" w:rsidR="007840FA" w:rsidRDefault="00E14F3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C36BB7" w14:textId="77777777" w:rsidR="00E40D65" w:rsidRDefault="00E40D65">
      <w:pPr>
        <w:spacing w:after="0" w:line="240" w:lineRule="auto"/>
      </w:pPr>
      <w:r>
        <w:separator/>
      </w:r>
    </w:p>
  </w:footnote>
  <w:footnote w:type="continuationSeparator" w:id="0">
    <w:p w14:paraId="10E06B3E" w14:textId="77777777" w:rsidR="00E40D65" w:rsidRDefault="00E40D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87628"/>
    <w:multiLevelType w:val="hybridMultilevel"/>
    <w:tmpl w:val="71BA8430"/>
    <w:lvl w:ilvl="0" w:tplc="A536B81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042635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164EA9A">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BA279A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D43C3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EA47C5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ECBC76">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880241E">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35E6A3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770AEF"/>
    <w:multiLevelType w:val="hybridMultilevel"/>
    <w:tmpl w:val="5440B4FC"/>
    <w:lvl w:ilvl="0" w:tplc="A852CFFA">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0A40F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EA90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3A0422">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5AC32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A8D50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ABEBB6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4C124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4E86FC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00F6C80"/>
    <w:multiLevelType w:val="hybridMultilevel"/>
    <w:tmpl w:val="9294E116"/>
    <w:lvl w:ilvl="0" w:tplc="9836DC5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C6D38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466778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368A20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AE8D64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5BCD508">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FA118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8241BEA">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EB86A8A">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5FE00AD"/>
    <w:multiLevelType w:val="hybridMultilevel"/>
    <w:tmpl w:val="5676500C"/>
    <w:lvl w:ilvl="0" w:tplc="403211E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6EED64E">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ED83AB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7DC395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636BB4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FB60E6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272A5C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E1092A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22C2B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2F711E"/>
    <w:multiLevelType w:val="multilevel"/>
    <w:tmpl w:val="BC72D00C"/>
    <w:lvl w:ilvl="0">
      <w:start w:val="1"/>
      <w:numFmt w:val="decimal"/>
      <w:pStyle w:val="Heading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7E4869"/>
    <w:multiLevelType w:val="hybridMultilevel"/>
    <w:tmpl w:val="43F6A0F4"/>
    <w:lvl w:ilvl="0" w:tplc="3EE0939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448E62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ACCE1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DDE164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A84D28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62AC3C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023BD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D5E1EF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392197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562693D"/>
    <w:multiLevelType w:val="hybridMultilevel"/>
    <w:tmpl w:val="5170B79C"/>
    <w:lvl w:ilvl="0" w:tplc="86DC4AD4">
      <w:start w:val="1"/>
      <w:numFmt w:val="decimal"/>
      <w:lvlText w:val="(%1)"/>
      <w:lvlJc w:val="left"/>
      <w:pPr>
        <w:ind w:left="5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BCC278">
      <w:start w:val="1"/>
      <w:numFmt w:val="lowerLetter"/>
      <w:lvlText w:val="%2"/>
      <w:lvlJc w:val="left"/>
      <w:pPr>
        <w:ind w:left="10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58E9CE">
      <w:start w:val="1"/>
      <w:numFmt w:val="lowerRoman"/>
      <w:lvlText w:val="%3"/>
      <w:lvlJc w:val="left"/>
      <w:pPr>
        <w:ind w:left="1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10D080">
      <w:start w:val="1"/>
      <w:numFmt w:val="decimal"/>
      <w:lvlText w:val="%4"/>
      <w:lvlJc w:val="left"/>
      <w:pPr>
        <w:ind w:left="25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5AAC34">
      <w:start w:val="1"/>
      <w:numFmt w:val="lowerLetter"/>
      <w:lvlText w:val="%5"/>
      <w:lvlJc w:val="left"/>
      <w:pPr>
        <w:ind w:left="3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F8ED4AE">
      <w:start w:val="1"/>
      <w:numFmt w:val="lowerRoman"/>
      <w:lvlText w:val="%6"/>
      <w:lvlJc w:val="left"/>
      <w:pPr>
        <w:ind w:left="3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5581C64">
      <w:start w:val="1"/>
      <w:numFmt w:val="decimal"/>
      <w:lvlText w:val="%7"/>
      <w:lvlJc w:val="left"/>
      <w:pPr>
        <w:ind w:left="4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E1EAF2C">
      <w:start w:val="1"/>
      <w:numFmt w:val="lowerLetter"/>
      <w:lvlText w:val="%8"/>
      <w:lvlJc w:val="left"/>
      <w:pPr>
        <w:ind w:left="5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FA4430">
      <w:start w:val="1"/>
      <w:numFmt w:val="lowerRoman"/>
      <w:lvlText w:val="%9"/>
      <w:lvlJc w:val="left"/>
      <w:pPr>
        <w:ind w:left="6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3"/>
  </w:num>
  <w:num w:numId="3">
    <w:abstractNumId w:val="5"/>
  </w:num>
  <w:num w:numId="4">
    <w:abstractNumId w:val="0"/>
  </w:num>
  <w:num w:numId="5">
    <w:abstractNumId w:val="2"/>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Kappl">
    <w15:presenceInfo w15:providerId="None" w15:userId="Michael Kappl"/>
  </w15:person>
  <w15:person w15:author="Mehta, Sharly">
    <w15:presenceInfo w15:providerId="AD" w15:userId="S::yf82eteg@fauad.fau.de::83a1d02b-c824-4d18-9718-be207bc61e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0FA"/>
    <w:rsid w:val="00262139"/>
    <w:rsid w:val="003214C6"/>
    <w:rsid w:val="00392215"/>
    <w:rsid w:val="004E6B42"/>
    <w:rsid w:val="005348E7"/>
    <w:rsid w:val="00575A70"/>
    <w:rsid w:val="005833E0"/>
    <w:rsid w:val="005E2EBE"/>
    <w:rsid w:val="005E7B74"/>
    <w:rsid w:val="007840FA"/>
    <w:rsid w:val="00906B06"/>
    <w:rsid w:val="00A572BF"/>
    <w:rsid w:val="00AE44E3"/>
    <w:rsid w:val="00B231B6"/>
    <w:rsid w:val="00B359A1"/>
    <w:rsid w:val="00CF02E6"/>
    <w:rsid w:val="00D156E2"/>
    <w:rsid w:val="00E14F3D"/>
    <w:rsid w:val="00E40D65"/>
    <w:rsid w:val="00E810B3"/>
    <w:rsid w:val="00F22614"/>
    <w:rsid w:val="00F509B3"/>
    <w:rsid w:val="00FC2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7337"/>
  <w15:docId w15:val="{5159E6DE-27F0-42E1-AA76-69AD80589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400"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numPr>
        <w:numId w:val="7"/>
      </w:numPr>
      <w:spacing w:after="278"/>
      <w:ind w:left="10" w:hanging="10"/>
      <w:outlineLvl w:val="0"/>
    </w:pPr>
    <w:rPr>
      <w:rFonts w:ascii="Calibri" w:eastAsia="Calibri" w:hAnsi="Calibri" w:cs="Calibri"/>
      <w:color w:val="000000"/>
      <w:sz w:val="34"/>
    </w:rPr>
  </w:style>
  <w:style w:type="paragraph" w:styleId="Heading2">
    <w:name w:val="heading 2"/>
    <w:next w:val="Normal"/>
    <w:link w:val="Heading2Char"/>
    <w:uiPriority w:val="9"/>
    <w:unhideWhenUsed/>
    <w:qFormat/>
    <w:pPr>
      <w:keepNext/>
      <w:keepLines/>
      <w:numPr>
        <w:ilvl w:val="1"/>
        <w:numId w:val="7"/>
      </w:numPr>
      <w:spacing w:after="298"/>
      <w:ind w:left="10" w:hanging="10"/>
      <w:outlineLvl w:val="1"/>
    </w:pPr>
    <w:rPr>
      <w:rFonts w:ascii="Calibri" w:eastAsia="Calibri" w:hAnsi="Calibri" w:cs="Calibri"/>
      <w:color w:val="000000"/>
      <w:sz w:val="29"/>
    </w:rPr>
  </w:style>
  <w:style w:type="paragraph" w:styleId="Heading3">
    <w:name w:val="heading 3"/>
    <w:next w:val="Normal"/>
    <w:link w:val="Heading3Char"/>
    <w:uiPriority w:val="9"/>
    <w:unhideWhenUsed/>
    <w:qFormat/>
    <w:pPr>
      <w:keepNext/>
      <w:keepLines/>
      <w:numPr>
        <w:ilvl w:val="2"/>
        <w:numId w:val="7"/>
      </w:numPr>
      <w:spacing w:after="334"/>
      <w:ind w:left="10" w:hanging="10"/>
      <w:outlineLvl w:val="2"/>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rPr>
  </w:style>
  <w:style w:type="character" w:customStyle="1" w:styleId="Heading2Char">
    <w:name w:val="Heading 2 Char"/>
    <w:link w:val="Heading2"/>
    <w:rPr>
      <w:rFonts w:ascii="Calibri" w:eastAsia="Calibri" w:hAnsi="Calibri" w:cs="Calibri"/>
      <w:color w:val="000000"/>
      <w:sz w:val="29"/>
    </w:rPr>
  </w:style>
  <w:style w:type="character" w:customStyle="1" w:styleId="Heading1Char">
    <w:name w:val="Heading 1 Char"/>
    <w:link w:val="Heading1"/>
    <w:rPr>
      <w:rFonts w:ascii="Calibri" w:eastAsia="Calibri" w:hAnsi="Calibri" w:cs="Calibri"/>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F22614"/>
    <w:rPr>
      <w:sz w:val="16"/>
      <w:szCs w:val="16"/>
    </w:rPr>
  </w:style>
  <w:style w:type="paragraph" w:styleId="CommentText">
    <w:name w:val="annotation text"/>
    <w:basedOn w:val="Normal"/>
    <w:link w:val="CommentTextChar"/>
    <w:uiPriority w:val="99"/>
    <w:semiHidden/>
    <w:unhideWhenUsed/>
    <w:rsid w:val="00F22614"/>
    <w:pPr>
      <w:spacing w:line="240" w:lineRule="auto"/>
    </w:pPr>
    <w:rPr>
      <w:sz w:val="20"/>
      <w:szCs w:val="20"/>
    </w:rPr>
  </w:style>
  <w:style w:type="character" w:customStyle="1" w:styleId="CommentTextChar">
    <w:name w:val="Comment Text Char"/>
    <w:basedOn w:val="DefaultParagraphFont"/>
    <w:link w:val="CommentText"/>
    <w:uiPriority w:val="99"/>
    <w:semiHidden/>
    <w:rsid w:val="00F22614"/>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F22614"/>
    <w:rPr>
      <w:b/>
      <w:bCs/>
    </w:rPr>
  </w:style>
  <w:style w:type="character" w:customStyle="1" w:styleId="CommentSubjectChar">
    <w:name w:val="Comment Subject Char"/>
    <w:basedOn w:val="CommentTextChar"/>
    <w:link w:val="CommentSubject"/>
    <w:uiPriority w:val="99"/>
    <w:semiHidden/>
    <w:rsid w:val="00F22614"/>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F226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2614"/>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14.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jp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3.jpg"/><Relationship Id="rId28" Type="http://schemas.openxmlformats.org/officeDocument/2006/relationships/footer" Target="footer2.xml"/><Relationship Id="rId10" Type="http://schemas.microsoft.com/office/2018/08/relationships/commentsExtensible" Target="commentsExtensible.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2.jp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6580</Words>
  <Characters>41454</Characters>
  <Application>Microsoft Office Word</Application>
  <DocSecurity>0</DocSecurity>
  <Lines>345</Lines>
  <Paragraphs>95</Paragraphs>
  <ScaleCrop>false</ScaleCrop>
  <HeadingPairs>
    <vt:vector size="2" baseType="variant">
      <vt:variant>
        <vt:lpstr>Title</vt:lpstr>
      </vt:variant>
      <vt:variant>
        <vt:i4>1</vt:i4>
      </vt:variant>
    </vt:vector>
  </HeadingPairs>
  <TitlesOfParts>
    <vt:vector size="1" baseType="lpstr">
      <vt:lpstr>Shape of adhesive fluid controls insect adhesion in air and underwater</vt:lpstr>
    </vt:vector>
  </TitlesOfParts>
  <Company>MPI for polymer research</Company>
  <LinksUpToDate>false</LinksUpToDate>
  <CharactersWithSpaces>47939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Shape of adhesive fluid controls insect adhesion in air and underwater</dc:title>
  <dc:subject/>
  <dc:creator>Hans-Jürgen Butt</dc:creator>
  <cp:keywords/>
  <cp:lastModifiedBy>Mehta, Sharly</cp:lastModifiedBy>
  <cp:revision>12</cp:revision>
  <dcterms:created xsi:type="dcterms:W3CDTF">2020-11-16T08:17:00Z</dcterms:created>
  <dcterms:modified xsi:type="dcterms:W3CDTF">2020-12-02T20:04:00Z</dcterms:modified>
</cp:coreProperties>
</file>